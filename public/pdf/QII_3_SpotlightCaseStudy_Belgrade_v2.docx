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1256" w:type="dxa"/>
        <w:tblInd w:w="-9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89"/>
        <w:gridCol w:w="1559"/>
        <w:gridCol w:w="1417"/>
        <w:gridCol w:w="2835"/>
        <w:gridCol w:w="3456"/>
      </w:tblGrid>
      <w:tr w:rsidRPr="008E5107" w:rsidR="00C40978" w14:paraId="7BF48E86" w14:textId="77777777">
        <w:tc>
          <w:tcPr>
            <w:tcW w:w="11256" w:type="dxa"/>
            <w:gridSpan w:val="5"/>
          </w:tcPr>
          <w:p w:rsidR="00102BC2" w:rsidP="00D660F2" w:rsidRDefault="00632513" w14:paraId="7305DDA5" w14:textId="042109CD">
            <w:pPr>
              <w:rPr>
                <w:rFonts w:ascii="Aptos ExtraBold" w:hAnsi="Aptos ExtraBold"/>
                <w:b/>
                <w:bCs/>
                <w:color w:val="223E7F"/>
                <w:sz w:val="36"/>
                <w:szCs w:val="36"/>
                <w:lang w:val="en-US"/>
              </w:rPr>
            </w:pPr>
            <w:r>
              <w:rPr>
                <w:rFonts w:ascii="Aptos ExtraBold" w:hAnsi="Aptos ExtraBold"/>
                <w:b/>
                <w:bCs/>
                <w:color w:val="223E7F"/>
                <w:sz w:val="36"/>
                <w:szCs w:val="36"/>
                <w:lang w:val="en-US"/>
              </w:rPr>
              <w:t>Serbia</w:t>
            </w:r>
          </w:p>
          <w:p w:rsidRPr="00632513" w:rsidR="00D660F2" w:rsidP="00D660F2" w:rsidRDefault="00632513" w14:paraId="0526D4B5" w14:textId="1127ADDC">
            <w:pPr>
              <w:rPr>
                <w:rFonts w:ascii="Aptos Light" w:hAnsi="Aptos Light"/>
                <w:b/>
                <w:bCs/>
                <w:color w:val="223E7F"/>
                <w:sz w:val="36"/>
                <w:szCs w:val="36"/>
              </w:rPr>
            </w:pPr>
            <w:r w:rsidRPr="00632513">
              <w:rPr>
                <w:rFonts w:ascii="Aptos Light" w:hAnsi="Aptos Light"/>
                <w:b/>
                <w:bCs/>
                <w:color w:val="223E7F"/>
                <w:sz w:val="36"/>
                <w:szCs w:val="36"/>
              </w:rPr>
              <w:t xml:space="preserve">Belgrade Waste-to-Energy PPP: </w:t>
            </w:r>
            <w:r w:rsidR="001B2CF8">
              <w:rPr>
                <w:rFonts w:ascii="Aptos Light" w:hAnsi="Aptos Light"/>
                <w:b/>
                <w:bCs/>
                <w:color w:val="223E7F"/>
                <w:sz w:val="36"/>
                <w:szCs w:val="36"/>
              </w:rPr>
              <w:t>Turning a Liability into a Climate Asset</w:t>
            </w:r>
          </w:p>
          <w:p w:rsidRPr="008E5107" w:rsidR="00C40978" w:rsidP="00281CDB" w:rsidRDefault="00267167" w14:paraId="1C477231" w14:textId="2962C1D3">
            <w:pPr>
              <w:rPr>
                <w:lang w:val="en-US"/>
              </w:rPr>
            </w:pPr>
            <w:r w:rsidRPr="00267167">
              <w:rPr>
                <w:noProof/>
              </w:rPr>
              <w:drawing>
                <wp:inline distT="0" distB="0" distL="0" distR="0" wp14:anchorId="4CB29471" wp14:editId="6F7371E1">
                  <wp:extent cx="6987540" cy="4343794"/>
                  <wp:effectExtent l="0" t="0" r="3810" b="0"/>
                  <wp:docPr id="1809136055"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6055" name="Picture 1">
                            <a:hlinkClick r:id="rId8"/>
                          </pic:cNvPr>
                          <pic:cNvPicPr/>
                        </pic:nvPicPr>
                        <pic:blipFill>
                          <a:blip r:embed="rId9"/>
                          <a:stretch>
                            <a:fillRect/>
                          </a:stretch>
                        </pic:blipFill>
                        <pic:spPr>
                          <a:xfrm>
                            <a:off x="0" y="0"/>
                            <a:ext cx="6999812" cy="4351423"/>
                          </a:xfrm>
                          <a:prstGeom prst="rect">
                            <a:avLst/>
                          </a:prstGeom>
                        </pic:spPr>
                      </pic:pic>
                    </a:graphicData>
                  </a:graphic>
                </wp:inline>
              </w:drawing>
            </w:r>
            <w:r w:rsidR="00E55BCB">
              <w:rPr>
                <w:lang w:val="en-US"/>
              </w:rPr>
              <w:t xml:space="preserve"> </w:t>
            </w:r>
            <w:r w:rsidR="00AD5A17">
              <w:rPr>
                <w:lang w:val="en-US"/>
              </w:rPr>
              <w:br/>
            </w:r>
          </w:p>
        </w:tc>
      </w:tr>
      <w:tr w:rsidRPr="008E5107" w:rsidR="00C40978" w14:paraId="310471D9" w14:textId="77777777">
        <w:tc>
          <w:tcPr>
            <w:tcW w:w="11256" w:type="dxa"/>
            <w:gridSpan w:val="5"/>
          </w:tcPr>
          <w:p w:rsidRPr="008E5107" w:rsidR="00C40978" w:rsidRDefault="00C40978" w14:paraId="700CAAE1" w14:textId="77777777">
            <w:pPr>
              <w:spacing w:before="120" w:after="120"/>
              <w:rPr>
                <w:rFonts w:ascii="Aptos ExtraBold" w:hAnsi="Aptos ExtraBold"/>
                <w:b/>
                <w:bCs/>
                <w:lang w:val="en-US"/>
              </w:rPr>
            </w:pPr>
            <w:r w:rsidRPr="008E5107">
              <w:rPr>
                <w:rFonts w:ascii="Aptos ExtraBold" w:hAnsi="Aptos ExtraBold"/>
                <w:b/>
                <w:bCs/>
                <w:sz w:val="28"/>
                <w:szCs w:val="28"/>
                <w:lang w:val="en-US"/>
              </w:rPr>
              <w:t>CASE SNAPSHOT</w:t>
            </w:r>
          </w:p>
        </w:tc>
      </w:tr>
      <w:tr w:rsidRPr="008E5107" w:rsidR="00C40978" w:rsidTr="00013B4B" w14:paraId="5B2B8702" w14:textId="77777777">
        <w:trPr>
          <w:trHeight w:val="4572"/>
        </w:trPr>
        <w:tc>
          <w:tcPr>
            <w:tcW w:w="1989" w:type="dxa"/>
          </w:tcPr>
          <w:p w:rsidRPr="008E5107" w:rsidR="00C40978" w:rsidP="00AD5A17" w:rsidRDefault="00C40978" w14:paraId="12907245" w14:textId="77777777">
            <w:pPr>
              <w:spacing w:before="120"/>
              <w:jc w:val="center"/>
              <w:rPr>
                <w:rFonts w:ascii="Aptos SemiBold" w:hAnsi="Aptos SemiBold"/>
                <w:sz w:val="22"/>
                <w:szCs w:val="22"/>
                <w:lang w:val="en-US"/>
              </w:rPr>
            </w:pPr>
            <w:r w:rsidRPr="008E5107">
              <w:rPr>
                <w:rFonts w:ascii="Aptos SemiBold" w:hAnsi="Aptos SemiBold"/>
                <w:noProof/>
                <w:sz w:val="22"/>
                <w:szCs w:val="22"/>
              </w:rPr>
              <w:drawing>
                <wp:inline distT="0" distB="0" distL="0" distR="0" wp14:anchorId="471C797A" wp14:editId="1FD72FE1">
                  <wp:extent cx="326571" cy="326571"/>
                  <wp:effectExtent l="0" t="0" r="0" b="0"/>
                  <wp:docPr id="37571215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2155" name="Picture 1" descr="A black and white logo&#10;&#10;AI-generated content may be incorrect."/>
                          <pic:cNvPicPr/>
                        </pic:nvPicPr>
                        <pic:blipFill>
                          <a:blip r:embed="rId10"/>
                          <a:stretch>
                            <a:fillRect/>
                          </a:stretch>
                        </pic:blipFill>
                        <pic:spPr>
                          <a:xfrm>
                            <a:off x="0" y="0"/>
                            <a:ext cx="328760" cy="328760"/>
                          </a:xfrm>
                          <a:prstGeom prst="rect">
                            <a:avLst/>
                          </a:prstGeom>
                        </pic:spPr>
                      </pic:pic>
                    </a:graphicData>
                  </a:graphic>
                </wp:inline>
              </w:drawing>
            </w:r>
          </w:p>
          <w:p w:rsidRPr="008E5107" w:rsidR="00C40978" w:rsidP="00AD5A17" w:rsidRDefault="00C40978" w14:paraId="4A7C6BC6" w14:textId="77777777">
            <w:pPr>
              <w:spacing w:before="120" w:after="120"/>
              <w:jc w:val="center"/>
              <w:rPr>
                <w:rFonts w:ascii="Aptos SemiBold" w:hAnsi="Aptos SemiBold"/>
                <w:sz w:val="22"/>
                <w:szCs w:val="22"/>
                <w:lang w:val="en-US"/>
              </w:rPr>
            </w:pPr>
            <w:r w:rsidRPr="008E5107">
              <w:rPr>
                <w:rFonts w:ascii="Aptos SemiBold" w:hAnsi="Aptos SemiBold"/>
                <w:sz w:val="22"/>
                <w:szCs w:val="22"/>
                <w:lang w:val="en-US"/>
              </w:rPr>
              <w:t>SECTOR</w:t>
            </w:r>
          </w:p>
          <w:p w:rsidRPr="008E5107" w:rsidR="00C40978" w:rsidP="00AD5A17" w:rsidRDefault="004B03BE" w14:paraId="223F794D" w14:textId="7D8F9F08">
            <w:pPr>
              <w:spacing w:before="120" w:after="120"/>
              <w:jc w:val="center"/>
              <w:rPr>
                <w:rFonts w:ascii="Aptos ExtraBold" w:hAnsi="Aptos ExtraBold"/>
                <w:b/>
                <w:bCs/>
                <w:sz w:val="28"/>
                <w:szCs w:val="28"/>
                <w:lang w:val="en-US"/>
              </w:rPr>
            </w:pPr>
            <w:r>
              <w:rPr>
                <w:rFonts w:ascii="Aptos Light" w:hAnsi="Aptos Light"/>
                <w:sz w:val="20"/>
                <w:szCs w:val="20"/>
                <w:lang w:val="en-US"/>
              </w:rPr>
              <w:t>Solid Waste Management</w:t>
            </w:r>
          </w:p>
        </w:tc>
        <w:tc>
          <w:tcPr>
            <w:tcW w:w="1559" w:type="dxa"/>
          </w:tcPr>
          <w:p w:rsidRPr="008E5107" w:rsidR="00C40978" w:rsidP="00AD5A17" w:rsidRDefault="00C40978" w14:paraId="781D47CD" w14:textId="77777777">
            <w:pPr>
              <w:spacing w:before="120"/>
              <w:jc w:val="center"/>
              <w:rPr>
                <w:rFonts w:ascii="Aptos SemiBold" w:hAnsi="Aptos SemiBold"/>
                <w:sz w:val="22"/>
                <w:szCs w:val="22"/>
                <w:lang w:val="en-US"/>
              </w:rPr>
            </w:pPr>
            <w:r w:rsidRPr="008E5107">
              <w:rPr>
                <w:rFonts w:ascii="Aptos SemiBold" w:hAnsi="Aptos SemiBold"/>
                <w:noProof/>
                <w:sz w:val="22"/>
                <w:szCs w:val="22"/>
              </w:rPr>
              <w:drawing>
                <wp:inline distT="0" distB="0" distL="0" distR="0" wp14:anchorId="384638BD" wp14:editId="1D5496B8">
                  <wp:extent cx="296205" cy="327600"/>
                  <wp:effectExtent l="0" t="0" r="8890" b="0"/>
                  <wp:docPr id="394192555" name="Picture 1" descr="A black and white outline of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2555" name="Picture 1" descr="A black and white outline of a location pin&#10;&#10;AI-generated content may be incorrect."/>
                          <pic:cNvPicPr/>
                        </pic:nvPicPr>
                        <pic:blipFill rotWithShape="1">
                          <a:blip r:embed="rId11"/>
                          <a:srcRect t="8572"/>
                          <a:stretch/>
                        </pic:blipFill>
                        <pic:spPr bwMode="auto">
                          <a:xfrm>
                            <a:off x="0" y="0"/>
                            <a:ext cx="296205" cy="327600"/>
                          </a:xfrm>
                          <a:prstGeom prst="rect">
                            <a:avLst/>
                          </a:prstGeom>
                          <a:extLst>
                            <a:ext uri="{53640926-AAD7-44D8-BBD7-CCE9431645EC}">
                              <a14:shadowObscured xmlns:a14="http://schemas.microsoft.com/office/drawing/2010/main"/>
                            </a:ext>
                          </a:extLst>
                        </pic:spPr>
                      </pic:pic>
                    </a:graphicData>
                  </a:graphic>
                </wp:inline>
              </w:drawing>
            </w:r>
          </w:p>
          <w:p w:rsidRPr="008E5107" w:rsidR="00C40978" w:rsidP="00AD5A17" w:rsidRDefault="00C40978" w14:paraId="16587298" w14:textId="77777777">
            <w:pPr>
              <w:spacing w:before="120" w:after="120"/>
              <w:jc w:val="center"/>
              <w:rPr>
                <w:rFonts w:ascii="Aptos SemiBold" w:hAnsi="Aptos SemiBold"/>
                <w:sz w:val="22"/>
                <w:szCs w:val="22"/>
                <w:lang w:val="en-US"/>
              </w:rPr>
            </w:pPr>
            <w:r w:rsidRPr="008E5107">
              <w:rPr>
                <w:rFonts w:ascii="Aptos SemiBold" w:hAnsi="Aptos SemiBold"/>
                <w:sz w:val="22"/>
                <w:szCs w:val="22"/>
                <w:lang w:val="en-US"/>
              </w:rPr>
              <w:t>COUNTRY</w:t>
            </w:r>
          </w:p>
          <w:p w:rsidRPr="008E5107" w:rsidR="00C40978" w:rsidP="00AD5A17" w:rsidRDefault="0090447B" w14:paraId="5A30F314" w14:textId="63C4AA06">
            <w:pPr>
              <w:jc w:val="center"/>
              <w:rPr>
                <w:rFonts w:ascii="Aptos ExtraBold" w:hAnsi="Aptos ExtraBold"/>
                <w:b/>
                <w:bCs/>
                <w:sz w:val="28"/>
                <w:szCs w:val="28"/>
                <w:lang w:val="en-US"/>
              </w:rPr>
            </w:pPr>
            <w:r>
              <w:rPr>
                <w:rFonts w:ascii="Aptos Light" w:hAnsi="Aptos Light"/>
                <w:sz w:val="20"/>
                <w:szCs w:val="20"/>
                <w:lang w:val="en-US"/>
              </w:rPr>
              <w:t>Serbia</w:t>
            </w:r>
          </w:p>
        </w:tc>
        <w:tc>
          <w:tcPr>
            <w:tcW w:w="1417" w:type="dxa"/>
          </w:tcPr>
          <w:p w:rsidRPr="008E5107" w:rsidR="00C40978" w:rsidP="00AD5A17" w:rsidRDefault="00C40978" w14:paraId="22EA3982" w14:textId="77777777">
            <w:pPr>
              <w:spacing w:before="120"/>
              <w:jc w:val="center"/>
              <w:rPr>
                <w:rFonts w:ascii="Aptos SemiBold" w:hAnsi="Aptos SemiBold"/>
                <w:sz w:val="22"/>
                <w:szCs w:val="22"/>
                <w:lang w:val="en-US"/>
              </w:rPr>
            </w:pPr>
            <w:r w:rsidRPr="008E5107">
              <w:rPr>
                <w:rFonts w:ascii="Aptos SemiBold" w:hAnsi="Aptos SemiBold"/>
                <w:noProof/>
                <w:sz w:val="22"/>
                <w:szCs w:val="22"/>
              </w:rPr>
              <w:drawing>
                <wp:inline distT="0" distB="0" distL="0" distR="0" wp14:anchorId="606DDE55" wp14:editId="71F73D04">
                  <wp:extent cx="209300" cy="327600"/>
                  <wp:effectExtent l="0" t="0" r="635" b="0"/>
                  <wp:docPr id="6973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7601" name=""/>
                          <pic:cNvPicPr/>
                        </pic:nvPicPr>
                        <pic:blipFill>
                          <a:blip r:embed="rId12"/>
                          <a:stretch>
                            <a:fillRect/>
                          </a:stretch>
                        </pic:blipFill>
                        <pic:spPr>
                          <a:xfrm>
                            <a:off x="0" y="0"/>
                            <a:ext cx="209300" cy="327600"/>
                          </a:xfrm>
                          <a:prstGeom prst="rect">
                            <a:avLst/>
                          </a:prstGeom>
                        </pic:spPr>
                      </pic:pic>
                    </a:graphicData>
                  </a:graphic>
                </wp:inline>
              </w:drawing>
            </w:r>
          </w:p>
          <w:p w:rsidRPr="008E5107" w:rsidR="00C40978" w:rsidP="00AD5A17" w:rsidRDefault="00C40978" w14:paraId="0EACF1A4" w14:textId="77777777">
            <w:pPr>
              <w:spacing w:before="120" w:after="120"/>
              <w:jc w:val="center"/>
              <w:rPr>
                <w:rFonts w:ascii="Aptos SemiBold" w:hAnsi="Aptos SemiBold"/>
                <w:sz w:val="22"/>
                <w:szCs w:val="22"/>
                <w:lang w:val="en-US"/>
              </w:rPr>
            </w:pPr>
            <w:r w:rsidRPr="008E5107">
              <w:rPr>
                <w:rFonts w:ascii="Aptos SemiBold" w:hAnsi="Aptos SemiBold"/>
                <w:sz w:val="22"/>
                <w:szCs w:val="22"/>
                <w:lang w:val="en-US"/>
              </w:rPr>
              <w:t>TIMELINE</w:t>
            </w:r>
          </w:p>
          <w:p w:rsidRPr="008E5107" w:rsidR="00C40978" w:rsidP="00AD5A17" w:rsidRDefault="0090447B" w14:paraId="1BBEEA03" w14:textId="43C9F5C9">
            <w:pPr>
              <w:spacing w:before="120" w:after="120"/>
              <w:jc w:val="center"/>
              <w:rPr>
                <w:rFonts w:ascii="Aptos ExtraBold" w:hAnsi="Aptos ExtraBold"/>
                <w:b/>
                <w:bCs/>
                <w:sz w:val="28"/>
                <w:szCs w:val="28"/>
                <w:lang w:val="en-US"/>
              </w:rPr>
            </w:pPr>
            <w:commentRangeStart w:id="0"/>
            <w:commentRangeStart w:id="1"/>
            <w:del w:author="LSAFB01" w:date="2026-01-23T23:58:00Z" w16du:dateUtc="2026-01-23T18:28:00Z" w:id="2">
              <w:r w:rsidRPr="0090447B" w:rsidDel="007572B1">
                <w:rPr>
                  <w:rFonts w:ascii="Aptos Light" w:hAnsi="Aptos Light"/>
                  <w:sz w:val="20"/>
                  <w:szCs w:val="20"/>
                  <w:lang w:val="en-US"/>
                </w:rPr>
                <w:delText>2015-2024 (25-year PPP)</w:delText>
              </w:r>
              <w:commentRangeEnd w:id="0"/>
              <w:r w:rsidDel="007572B1" w:rsidR="007572B1">
                <w:rPr>
                  <w:rStyle w:val="CommentReference"/>
                  <w:rFonts w:ascii="Aptos Light" w:hAnsi="Aptos Light"/>
                  <w:sz w:val="20"/>
                  <w:szCs w:val="20"/>
                  <w:lang w:val="en-US"/>
                </w:rPr>
                <w:commentReference w:id="0"/>
              </w:r>
              <w:commentRangeEnd w:id="1"/>
              <w:r>
                <w:rPr>
                  <w:rStyle w:val="CommentReference"/>
                </w:rPr>
                <w:commentReference w:id="1"/>
              </w:r>
            </w:del>
            <w:ins w:author="LSAFB01" w:date="2026-01-23T23:58:00Z" w16du:dateUtc="2026-01-23T18:28:00Z" w:id="3">
              <w:r w:rsidR="007572B1">
                <w:rPr>
                  <w:rFonts w:ascii="Aptos Light" w:hAnsi="Aptos Light"/>
                  <w:sz w:val="20"/>
                  <w:szCs w:val="20"/>
                  <w:lang w:val="en-US"/>
                </w:rPr>
                <w:t>2017: 25-year PPP contract signed</w:t>
              </w:r>
            </w:ins>
          </w:p>
        </w:tc>
        <w:tc>
          <w:tcPr>
            <w:tcW w:w="2835" w:type="dxa"/>
          </w:tcPr>
          <w:p w:rsidRPr="008E5107" w:rsidR="00C40978" w:rsidP="00AD5A17" w:rsidRDefault="00C40978" w14:paraId="062428DF" w14:textId="77777777">
            <w:pPr>
              <w:spacing w:before="120"/>
              <w:jc w:val="center"/>
              <w:rPr>
                <w:rFonts w:ascii="Aptos SemiBold" w:hAnsi="Aptos SemiBold"/>
                <w:sz w:val="22"/>
                <w:szCs w:val="22"/>
                <w:lang w:val="en-US"/>
              </w:rPr>
            </w:pPr>
            <w:r w:rsidRPr="008E5107">
              <w:rPr>
                <w:rFonts w:ascii="Aptos SemiBold" w:hAnsi="Aptos SemiBold"/>
                <w:noProof/>
                <w:sz w:val="22"/>
                <w:szCs w:val="22"/>
              </w:rPr>
              <w:drawing>
                <wp:inline distT="0" distB="0" distL="0" distR="0" wp14:anchorId="34ECB000" wp14:editId="5126CB5D">
                  <wp:extent cx="355285" cy="327600"/>
                  <wp:effectExtent l="0" t="0" r="6985" b="0"/>
                  <wp:docPr id="1465503083" name="Picture 1" descr="A hand holding a paper mon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3083" name="Picture 1" descr="A hand holding a paper money&#10;&#10;AI-generated content may be incorrect."/>
                          <pic:cNvPicPr/>
                        </pic:nvPicPr>
                        <pic:blipFill>
                          <a:blip r:embed="rId17"/>
                          <a:stretch>
                            <a:fillRect/>
                          </a:stretch>
                        </pic:blipFill>
                        <pic:spPr>
                          <a:xfrm>
                            <a:off x="0" y="0"/>
                            <a:ext cx="355285" cy="327600"/>
                          </a:xfrm>
                          <a:prstGeom prst="rect">
                            <a:avLst/>
                          </a:prstGeom>
                        </pic:spPr>
                      </pic:pic>
                    </a:graphicData>
                  </a:graphic>
                </wp:inline>
              </w:drawing>
            </w:r>
          </w:p>
          <w:p w:rsidRPr="008E5107" w:rsidR="00C40978" w:rsidP="00AD5A17" w:rsidRDefault="00C40978" w14:paraId="344093D5" w14:textId="77777777">
            <w:pPr>
              <w:spacing w:before="120" w:after="120"/>
              <w:jc w:val="center"/>
              <w:rPr>
                <w:rFonts w:ascii="Aptos SemiBold" w:hAnsi="Aptos SemiBold"/>
                <w:sz w:val="22"/>
                <w:szCs w:val="22"/>
                <w:lang w:val="en-US"/>
              </w:rPr>
            </w:pPr>
            <w:r w:rsidRPr="008E5107">
              <w:rPr>
                <w:rFonts w:ascii="Aptos SemiBold" w:hAnsi="Aptos SemiBold"/>
                <w:sz w:val="22"/>
                <w:szCs w:val="22"/>
                <w:lang w:val="en-US"/>
              </w:rPr>
              <w:t>COST</w:t>
            </w:r>
          </w:p>
          <w:p w:rsidRPr="0090447B" w:rsidR="0090447B" w:rsidP="0090447B" w:rsidRDefault="0090447B" w14:paraId="486B00CB" w14:textId="77777777">
            <w:pPr>
              <w:spacing w:before="120" w:after="120"/>
              <w:jc w:val="center"/>
              <w:rPr>
                <w:rFonts w:ascii="Aptos Light" w:hAnsi="Aptos Light"/>
                <w:sz w:val="20"/>
                <w:szCs w:val="20"/>
              </w:rPr>
            </w:pPr>
            <w:commentRangeStart w:id="4"/>
            <w:commentRangeStart w:id="5"/>
            <w:r w:rsidRPr="0090447B">
              <w:rPr>
                <w:rFonts w:ascii="Aptos Light" w:hAnsi="Aptos Light"/>
                <w:b/>
                <w:bCs/>
                <w:sz w:val="20"/>
                <w:szCs w:val="20"/>
              </w:rPr>
              <w:t>EUR 400 million</w:t>
            </w:r>
          </w:p>
          <w:p w:rsidRPr="008E5107" w:rsidR="00C40978" w:rsidP="0090447B" w:rsidRDefault="0090447B" w14:paraId="2C741B49" w14:textId="4C0A582B">
            <w:pPr>
              <w:spacing w:before="120" w:after="120"/>
              <w:jc w:val="center"/>
              <w:rPr>
                <w:rFonts w:ascii="Aptos ExtraBold" w:hAnsi="Aptos ExtraBold"/>
                <w:b/>
                <w:bCs/>
                <w:sz w:val="28"/>
                <w:szCs w:val="28"/>
                <w:lang w:val="en-US"/>
              </w:rPr>
            </w:pPr>
            <w:r w:rsidRPr="0090447B">
              <w:rPr>
                <w:rFonts w:ascii="Aptos Light" w:hAnsi="Aptos Light"/>
                <w:sz w:val="20"/>
                <w:szCs w:val="20"/>
                <w:lang w:val="en-US"/>
              </w:rPr>
              <w:t>(EUR 290m from IFIs)</w:t>
            </w:r>
            <w:commentRangeEnd w:id="4"/>
            <w:r w:rsidRPr="008E5107" w:rsidR="008B6E28">
              <w:rPr>
                <w:rStyle w:val="CommentReference"/>
                <w:rFonts w:ascii="Aptos ExtraBold" w:hAnsi="Aptos ExtraBold"/>
                <w:b/>
                <w:bCs/>
                <w:sz w:val="28"/>
                <w:szCs w:val="28"/>
                <w:lang w:val="en-US"/>
              </w:rPr>
              <w:commentReference w:id="4"/>
            </w:r>
            <w:commentRangeEnd w:id="5"/>
            <w:r>
              <w:rPr>
                <w:rStyle w:val="CommentReference"/>
              </w:rPr>
              <w:commentReference w:id="5"/>
            </w:r>
          </w:p>
        </w:tc>
        <w:tc>
          <w:tcPr>
            <w:tcW w:w="3456" w:type="dxa"/>
          </w:tcPr>
          <w:p w:rsidRPr="008E5107" w:rsidR="00C40978" w:rsidP="00933CFB" w:rsidRDefault="00C40978" w14:paraId="7D478F3D" w14:textId="77777777">
            <w:pPr>
              <w:spacing w:before="120"/>
              <w:jc w:val="center"/>
              <w:rPr>
                <w:rFonts w:ascii="Aptos SemiBold" w:hAnsi="Aptos SemiBold"/>
                <w:sz w:val="22"/>
                <w:szCs w:val="22"/>
                <w:lang w:val="en-US"/>
              </w:rPr>
            </w:pPr>
            <w:r w:rsidRPr="008E5107">
              <w:rPr>
                <w:rFonts w:ascii="Aptos SemiBold" w:hAnsi="Aptos SemiBold"/>
                <w:noProof/>
                <w:sz w:val="22"/>
                <w:szCs w:val="22"/>
              </w:rPr>
              <w:drawing>
                <wp:inline distT="0" distB="0" distL="0" distR="0" wp14:anchorId="70502BBE" wp14:editId="5854834E">
                  <wp:extent cx="413528" cy="327600"/>
                  <wp:effectExtent l="0" t="0" r="5715" b="0"/>
                  <wp:docPr id="778001632" name="Picture 1" descr="A flag on top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1632" name="Picture 1" descr="A flag on top of a mountain&#10;&#10;AI-generated content may be incorrect."/>
                          <pic:cNvPicPr/>
                        </pic:nvPicPr>
                        <pic:blipFill>
                          <a:blip r:embed="rId18"/>
                          <a:stretch>
                            <a:fillRect/>
                          </a:stretch>
                        </pic:blipFill>
                        <pic:spPr>
                          <a:xfrm>
                            <a:off x="0" y="0"/>
                            <a:ext cx="413528" cy="327600"/>
                          </a:xfrm>
                          <a:prstGeom prst="rect">
                            <a:avLst/>
                          </a:prstGeom>
                        </pic:spPr>
                      </pic:pic>
                    </a:graphicData>
                  </a:graphic>
                </wp:inline>
              </w:drawing>
            </w:r>
          </w:p>
          <w:p w:rsidRPr="008E5107" w:rsidR="00C40978" w:rsidP="00933CFB" w:rsidRDefault="00C40978" w14:paraId="3D4F218E" w14:textId="77777777">
            <w:pPr>
              <w:spacing w:before="120" w:after="120"/>
              <w:jc w:val="center"/>
              <w:rPr>
                <w:rFonts w:ascii="Aptos SemiBold" w:hAnsi="Aptos SemiBold"/>
                <w:sz w:val="22"/>
                <w:szCs w:val="22"/>
                <w:lang w:val="en-US"/>
              </w:rPr>
            </w:pPr>
            <w:r w:rsidRPr="008E5107">
              <w:rPr>
                <w:rFonts w:ascii="Aptos SemiBold" w:hAnsi="Aptos SemiBold"/>
                <w:sz w:val="22"/>
                <w:szCs w:val="22"/>
                <w:lang w:val="en-US"/>
              </w:rPr>
              <w:t>RESULT</w:t>
            </w:r>
          </w:p>
          <w:p w:rsidRPr="0090447B" w:rsidR="0090447B" w:rsidP="00CE6A1F" w:rsidRDefault="0090447B" w14:paraId="3C34CE1D" w14:textId="09DCB1E8">
            <w:pPr>
              <w:pStyle w:val="ListParagraph"/>
              <w:numPr>
                <w:ilvl w:val="0"/>
                <w:numId w:val="2"/>
              </w:numPr>
              <w:spacing w:line="259" w:lineRule="auto"/>
              <w:rPr>
                <w:rFonts w:ascii="Aptos Light" w:hAnsi="Aptos Light"/>
                <w:sz w:val="20"/>
                <w:szCs w:val="20"/>
              </w:rPr>
            </w:pPr>
            <w:r w:rsidRPr="0090447B">
              <w:rPr>
                <w:rFonts w:ascii="Aptos Light" w:hAnsi="Aptos Light"/>
                <w:b/>
                <w:bCs/>
                <w:sz w:val="20"/>
                <w:szCs w:val="20"/>
              </w:rPr>
              <w:t>210,000 tons CO</w:t>
            </w:r>
            <w:r w:rsidRPr="0090447B">
              <w:rPr>
                <w:rFonts w:ascii="Aptos Light" w:hAnsi="Aptos Light"/>
                <w:b/>
                <w:bCs/>
                <w:sz w:val="20"/>
                <w:szCs w:val="20"/>
                <w:vertAlign w:val="subscript"/>
              </w:rPr>
              <w:t>2</w:t>
            </w:r>
            <w:r w:rsidRPr="0090447B">
              <w:rPr>
                <w:rFonts w:ascii="Aptos Light" w:hAnsi="Aptos Light"/>
                <w:b/>
                <w:bCs/>
                <w:sz w:val="20"/>
                <w:szCs w:val="20"/>
              </w:rPr>
              <w:t>e</w:t>
            </w:r>
            <w:r w:rsidRPr="0090447B">
              <w:rPr>
                <w:rFonts w:ascii="Aptos Light" w:hAnsi="Aptos Light"/>
                <w:sz w:val="20"/>
                <w:szCs w:val="20"/>
              </w:rPr>
              <w:t xml:space="preserve"> reduced annually - equivalent to taking 46,000 cars off the road. </w:t>
            </w:r>
          </w:p>
          <w:p w:rsidRPr="0090447B" w:rsidR="0090447B" w:rsidDel="001C2BC6" w:rsidP="00CE6A1F" w:rsidRDefault="0090447B" w14:paraId="50D3F2B8" w14:textId="3F1AB161">
            <w:pPr>
              <w:pStyle w:val="ListParagraph"/>
              <w:numPr>
                <w:ilvl w:val="0"/>
                <w:numId w:val="2"/>
              </w:numPr>
              <w:spacing w:line="259" w:lineRule="auto"/>
              <w:rPr>
                <w:del w:author="LSAFB01" w:date="2026-01-24T00:10:00Z" w16du:dateUtc="2026-01-23T18:40:00Z" w:id="6"/>
                <w:rFonts w:ascii="Aptos Light" w:hAnsi="Aptos Light"/>
                <w:sz w:val="20"/>
                <w:szCs w:val="20"/>
              </w:rPr>
            </w:pPr>
            <w:del w:author="LSAFB01" w:date="2026-01-24T00:10:00Z" w16du:dateUtc="2026-01-23T18:40:00Z" w:id="7">
              <w:r w:rsidRPr="0090447B" w:rsidDel="001C2BC6">
                <w:rPr>
                  <w:rFonts w:ascii="Aptos Light" w:hAnsi="Aptos Light"/>
                  <w:sz w:val="20"/>
                  <w:szCs w:val="20"/>
                </w:rPr>
                <w:delText xml:space="preserve">First </w:delText>
              </w:r>
              <w:commentRangeStart w:id="8"/>
              <w:commentRangeStart w:id="9"/>
              <w:r w:rsidRPr="0090447B" w:rsidDel="001C2BC6">
                <w:rPr>
                  <w:rFonts w:ascii="Aptos Light" w:hAnsi="Aptos Light"/>
                  <w:b/>
                  <w:bCs/>
                  <w:sz w:val="20"/>
                  <w:szCs w:val="20"/>
                </w:rPr>
                <w:delText>Gold Standard</w:delText>
              </w:r>
              <w:r w:rsidRPr="0090447B" w:rsidDel="001C2BC6">
                <w:rPr>
                  <w:rFonts w:ascii="Aptos Light" w:hAnsi="Aptos Light"/>
                  <w:sz w:val="20"/>
                  <w:szCs w:val="20"/>
                </w:rPr>
                <w:delText xml:space="preserve"> </w:delText>
              </w:r>
              <w:commentRangeEnd w:id="8"/>
              <w:r w:rsidRPr="0090447B" w:rsidDel="001C2BC6" w:rsidR="003B7B7C">
                <w:rPr>
                  <w:rStyle w:val="CommentReference"/>
                  <w:rFonts w:ascii="Aptos Light" w:hAnsi="Aptos Light"/>
                  <w:sz w:val="20"/>
                  <w:szCs w:val="20"/>
                </w:rPr>
                <w:commentReference w:id="8"/>
              </w:r>
              <w:commentRangeEnd w:id="9"/>
              <w:r>
                <w:rPr>
                  <w:rStyle w:val="CommentReference"/>
                </w:rPr>
                <w:commentReference w:id="9"/>
              </w:r>
            </w:del>
            <w:del w:author="LSAFB01" w:date="2026-01-24T00:10:00Z" w16du:dateUtc="2026-01-23T18:40:00Z" w:id="10">
              <w:r w:rsidRPr="0090447B" w:rsidDel="001C2BC6">
                <w:rPr>
                  <w:rFonts w:ascii="Aptos Light" w:hAnsi="Aptos Light"/>
                  <w:sz w:val="20"/>
                  <w:szCs w:val="20"/>
                </w:rPr>
                <w:delText xml:space="preserve">carbon credit certification in Serbia, enabling revenue through the Voluntary Carbon Market. </w:delText>
              </w:r>
            </w:del>
          </w:p>
          <w:p w:rsidRPr="00CB1931" w:rsidR="00CB1931" w:rsidP="00CE6A1F" w:rsidRDefault="00CB1931" w14:paraId="63BD34AE" w14:textId="3CB0DB5D">
            <w:pPr>
              <w:pStyle w:val="ListParagraph"/>
              <w:numPr>
                <w:ilvl w:val="0"/>
                <w:numId w:val="2"/>
              </w:numPr>
              <w:spacing w:line="259" w:lineRule="auto"/>
              <w:rPr>
                <w:ins w:author="LSAFB01" w:date="2026-01-24T00:30:00Z" w16du:dateUtc="2026-01-23T19:00:00Z" w:id="11"/>
                <w:rFonts w:ascii="Aptos Light" w:hAnsi="Aptos Light"/>
                <w:sz w:val="20"/>
                <w:szCs w:val="20"/>
                <w:lang w:val="en-US"/>
              </w:rPr>
            </w:pPr>
            <w:ins w:author="LSAFB01" w:date="2026-01-24T00:30:00Z" w16du:dateUtc="2026-01-23T19:00:00Z" w:id="12">
              <w:r>
                <w:rPr>
                  <w:rFonts w:ascii="Aptos Light" w:hAnsi="Aptos Light"/>
                  <w:sz w:val="20"/>
                  <w:szCs w:val="20"/>
                  <w:lang w:val="en-US"/>
                </w:rPr>
                <w:t>M</w:t>
              </w:r>
            </w:ins>
            <w:ins w:author="LSAFB01" w:date="2026-01-24T00:30:00Z" w:id="13">
              <w:r w:rsidRPr="00CB1931">
                <w:rPr>
                  <w:rFonts w:ascii="Aptos Light" w:hAnsi="Aptos Light"/>
                  <w:sz w:val="20"/>
                  <w:szCs w:val="20"/>
                  <w:lang w:val="en-US"/>
                </w:rPr>
                <w:t xml:space="preserve">ountains of accumulated trash at Vinča </w:t>
              </w:r>
            </w:ins>
            <w:ins w:author="LSAFB01" w:date="2026-01-24T00:30:00Z" w16du:dateUtc="2026-01-23T19:00:00Z" w:id="14">
              <w:r>
                <w:rPr>
                  <w:rFonts w:ascii="Aptos Light" w:hAnsi="Aptos Light"/>
                  <w:sz w:val="20"/>
                  <w:szCs w:val="20"/>
                  <w:lang w:val="en-US"/>
                </w:rPr>
                <w:t xml:space="preserve">converted </w:t>
              </w:r>
            </w:ins>
            <w:ins w:author="LSAFB01" w:date="2026-01-24T00:30:00Z" w:id="15">
              <w:r w:rsidRPr="00CB1931">
                <w:rPr>
                  <w:rFonts w:ascii="Aptos Light" w:hAnsi="Aptos Light"/>
                  <w:sz w:val="20"/>
                  <w:szCs w:val="20"/>
                  <w:lang w:val="en-US"/>
                </w:rPr>
                <w:t>into green space while generating clean energy</w:t>
              </w:r>
            </w:ins>
            <w:ins w:author="LSAFB01" w:date="2026-01-24T00:30:00Z" w16du:dateUtc="2026-01-23T19:00:00Z" w:id="16">
              <w:r>
                <w:rPr>
                  <w:rFonts w:ascii="Aptos Light" w:hAnsi="Aptos Light"/>
                  <w:sz w:val="20"/>
                  <w:szCs w:val="20"/>
                  <w:lang w:val="en-US"/>
                </w:rPr>
                <w:t>.</w:t>
              </w:r>
            </w:ins>
          </w:p>
          <w:p w:rsidRPr="00845A5B" w:rsidR="00AF359B" w:rsidP="00CE6A1F" w:rsidRDefault="0090447B" w14:paraId="1F715DE3" w14:textId="092B7892">
            <w:pPr>
              <w:pStyle w:val="ListParagraph"/>
              <w:numPr>
                <w:ilvl w:val="0"/>
                <w:numId w:val="2"/>
              </w:numPr>
              <w:spacing w:line="259" w:lineRule="auto"/>
              <w:rPr>
                <w:rFonts w:ascii="Aptos Light" w:hAnsi="Aptos Light"/>
                <w:sz w:val="20"/>
                <w:szCs w:val="20"/>
                <w:lang w:val="en-US"/>
              </w:rPr>
            </w:pPr>
            <w:r w:rsidRPr="0090447B">
              <w:rPr>
                <w:rFonts w:ascii="Aptos Light" w:hAnsi="Aptos Light"/>
                <w:b/>
                <w:bCs/>
                <w:sz w:val="20"/>
                <w:szCs w:val="20"/>
                <w:lang w:val="en-US"/>
              </w:rPr>
              <w:t>30 MW electricity</w:t>
            </w:r>
            <w:r w:rsidRPr="0090447B">
              <w:rPr>
                <w:rFonts w:ascii="Aptos Light" w:hAnsi="Aptos Light"/>
                <w:sz w:val="20"/>
                <w:szCs w:val="20"/>
                <w:lang w:val="en-US"/>
              </w:rPr>
              <w:t xml:space="preserve"> and </w:t>
            </w:r>
            <w:r w:rsidRPr="0090447B">
              <w:rPr>
                <w:rFonts w:ascii="Aptos Light" w:hAnsi="Aptos Light"/>
                <w:b/>
                <w:bCs/>
                <w:sz w:val="20"/>
                <w:szCs w:val="20"/>
                <w:lang w:val="en-US"/>
              </w:rPr>
              <w:t>56 MW heat</w:t>
            </w:r>
            <w:r w:rsidRPr="0090447B">
              <w:rPr>
                <w:rFonts w:ascii="Aptos Light" w:hAnsi="Aptos Light"/>
                <w:sz w:val="20"/>
                <w:szCs w:val="20"/>
                <w:lang w:val="en-US"/>
              </w:rPr>
              <w:t xml:space="preserve"> generated from waste, serving </w:t>
            </w:r>
            <w:r w:rsidR="008E4CFF">
              <w:rPr>
                <w:rFonts w:ascii="Aptos Light" w:hAnsi="Aptos Light"/>
                <w:sz w:val="20"/>
                <w:szCs w:val="20"/>
                <w:lang w:val="en-US"/>
              </w:rPr>
              <w:t>a large number of</w:t>
            </w:r>
            <w:r w:rsidRPr="0090447B">
              <w:rPr>
                <w:rFonts w:ascii="Aptos Light" w:hAnsi="Aptos Light"/>
                <w:sz w:val="20"/>
                <w:szCs w:val="20"/>
                <w:lang w:val="en-US"/>
              </w:rPr>
              <w:t xml:space="preserve"> households.</w:t>
            </w:r>
          </w:p>
        </w:tc>
      </w:tr>
    </w:tbl>
    <w:p w:rsidRPr="008E5107" w:rsidR="00557A5E" w:rsidRDefault="00557A5E" w14:paraId="6325B276" w14:textId="77777777">
      <w:r w:rsidRPr="008E5107">
        <w:br w:type="page"/>
      </w:r>
    </w:p>
    <w:tbl>
      <w:tblPr>
        <w:tblStyle w:val="TableGrid"/>
        <w:tblW w:w="11061" w:type="dxa"/>
        <w:tblInd w:w="-996" w:type="dxa"/>
        <w:tblBorders>
          <w:top w:val="single" w:color="F2F2F2" w:themeColor="background1" w:themeShade="F2" w:sz="2" w:space="0"/>
          <w:left w:val="single" w:color="F2F2F2" w:themeColor="background1" w:themeShade="F2" w:sz="2" w:space="0"/>
          <w:bottom w:val="single" w:color="F2F2F2" w:themeColor="background1" w:themeShade="F2" w:sz="2" w:space="0"/>
          <w:right w:val="single" w:color="F2F2F2" w:themeColor="background1" w:themeShade="F2" w:sz="2" w:space="0"/>
          <w:insideH w:val="single" w:color="F2F2F2" w:themeColor="background1" w:themeShade="F2" w:sz="2" w:space="0"/>
          <w:insideV w:val="single" w:color="F2F2F2" w:themeColor="background1" w:themeShade="F2" w:sz="2" w:space="0"/>
        </w:tblBorders>
        <w:tblLayout w:type="fixed"/>
        <w:tblLook w:val="04A0" w:firstRow="1" w:lastRow="0" w:firstColumn="1" w:lastColumn="0" w:noHBand="0" w:noVBand="1"/>
      </w:tblPr>
      <w:tblGrid>
        <w:gridCol w:w="6241"/>
        <w:gridCol w:w="567"/>
        <w:gridCol w:w="4253"/>
      </w:tblGrid>
      <w:tr w:rsidRPr="008E5107" w:rsidR="00C40978" w:rsidTr="005E1E16" w14:paraId="573DAF57" w14:textId="77777777">
        <w:tc>
          <w:tcPr>
            <w:tcW w:w="11061" w:type="dxa"/>
            <w:gridSpan w:val="3"/>
            <w:tcBorders>
              <w:top w:val="nil"/>
              <w:left w:val="nil"/>
              <w:bottom w:val="nil"/>
              <w:right w:val="nil"/>
            </w:tcBorders>
          </w:tcPr>
          <w:p w:rsidR="00AD5A17" w:rsidP="00E33831" w:rsidRDefault="00C40978" w14:paraId="0F345CA6" w14:textId="77777777">
            <w:pPr>
              <w:rPr>
                <w:rFonts w:ascii="Aptos ExtraBold" w:hAnsi="Aptos ExtraBold"/>
                <w:b/>
                <w:bCs/>
                <w:color w:val="223E7F"/>
                <w:sz w:val="32"/>
                <w:szCs w:val="32"/>
                <w:lang w:val="en-US"/>
              </w:rPr>
            </w:pPr>
            <w:r w:rsidRPr="008E5107">
              <w:rPr>
                <w:rFonts w:ascii="Aptos ExtraBold" w:hAnsi="Aptos ExtraBold"/>
                <w:b/>
                <w:bCs/>
                <w:color w:val="223E7F"/>
                <w:sz w:val="32"/>
                <w:szCs w:val="32"/>
                <w:lang w:val="en-US"/>
              </w:rPr>
              <w:lastRenderedPageBreak/>
              <w:t>CASE STUDY SUMMARY</w:t>
            </w:r>
          </w:p>
          <w:p w:rsidRPr="00632513" w:rsidR="00632513" w:rsidP="00632513" w:rsidRDefault="00632513" w14:paraId="1FE4AFF6" w14:textId="0C3E81E7">
            <w:pPr>
              <w:rPr>
                <w:rFonts w:ascii="Aptos Light" w:hAnsi="Aptos Light"/>
                <w:b/>
                <w:bCs/>
                <w:color w:val="223E7F"/>
                <w:sz w:val="36"/>
                <w:szCs w:val="36"/>
              </w:rPr>
            </w:pPr>
            <w:r w:rsidRPr="00632513">
              <w:rPr>
                <w:rFonts w:ascii="Aptos Light" w:hAnsi="Aptos Light"/>
                <w:b/>
                <w:bCs/>
                <w:color w:val="223E7F"/>
                <w:sz w:val="36"/>
                <w:szCs w:val="36"/>
              </w:rPr>
              <w:t xml:space="preserve">Belgrade Waste-to-Energy PPP: </w:t>
            </w:r>
            <w:r w:rsidR="00D50BED">
              <w:rPr>
                <w:rFonts w:ascii="Aptos Light" w:hAnsi="Aptos Light"/>
                <w:b/>
                <w:bCs/>
                <w:color w:val="223E7F"/>
                <w:sz w:val="36"/>
                <w:szCs w:val="36"/>
              </w:rPr>
              <w:t>Tu</w:t>
            </w:r>
            <w:r w:rsidR="001B2CF8">
              <w:rPr>
                <w:rFonts w:ascii="Aptos Light" w:hAnsi="Aptos Light"/>
                <w:b/>
                <w:bCs/>
                <w:color w:val="223E7F"/>
                <w:sz w:val="36"/>
                <w:szCs w:val="36"/>
              </w:rPr>
              <w:t xml:space="preserve">rning a Liability into a Climate Asset </w:t>
            </w:r>
          </w:p>
          <w:p w:rsidRPr="008E5107" w:rsidR="00C40978" w:rsidP="00E33831" w:rsidRDefault="00C40978" w14:paraId="388B68BB" w14:textId="572FDCCB">
            <w:pPr>
              <w:rPr>
                <w:rFonts w:ascii="Aptos Light" w:hAnsi="Aptos Light"/>
                <w:b/>
                <w:bCs/>
                <w:color w:val="223E7F"/>
                <w:sz w:val="36"/>
                <w:szCs w:val="36"/>
                <w:lang w:val="en-US"/>
              </w:rPr>
            </w:pPr>
          </w:p>
        </w:tc>
      </w:tr>
      <w:tr w:rsidRPr="008E5107" w:rsidR="00C40978" w:rsidTr="005E1E16" w14:paraId="669C3C4A" w14:textId="77777777">
        <w:tc>
          <w:tcPr>
            <w:tcW w:w="11061" w:type="dxa"/>
            <w:gridSpan w:val="3"/>
            <w:tcBorders>
              <w:top w:val="nil"/>
              <w:left w:val="nil"/>
              <w:bottom w:val="nil"/>
              <w:right w:val="nil"/>
            </w:tcBorders>
          </w:tcPr>
          <w:p w:rsidRPr="008E5107" w:rsidR="00C40978" w:rsidRDefault="00C40978" w14:paraId="747C7B89" w14:textId="77777777">
            <w:pPr>
              <w:spacing w:before="120" w:after="120"/>
              <w:rPr>
                <w:rFonts w:ascii="Aptos ExtraBold" w:hAnsi="Aptos ExtraBold"/>
                <w:color w:val="01BEE6"/>
                <w:lang w:val="en-US"/>
              </w:rPr>
            </w:pPr>
            <w:r w:rsidRPr="008E5107">
              <w:rPr>
                <w:rFonts w:ascii="Aptos ExtraBold" w:hAnsi="Aptos ExtraBold"/>
                <w:color w:val="01BEE6"/>
                <w:sz w:val="28"/>
                <w:szCs w:val="28"/>
                <w:lang w:val="en-US"/>
              </w:rPr>
              <w:t>THE OBJECTIVE</w:t>
            </w:r>
          </w:p>
        </w:tc>
      </w:tr>
      <w:tr w:rsidRPr="008E5107" w:rsidR="00C40978" w:rsidTr="005E1E16" w14:paraId="3165A95B" w14:textId="77777777">
        <w:tc>
          <w:tcPr>
            <w:tcW w:w="11061" w:type="dxa"/>
            <w:gridSpan w:val="3"/>
            <w:tcBorders>
              <w:top w:val="nil"/>
              <w:left w:val="nil"/>
              <w:bottom w:val="nil"/>
              <w:right w:val="nil"/>
            </w:tcBorders>
          </w:tcPr>
          <w:p w:rsidR="00AD5A17" w:rsidRDefault="00022EF8" w14:paraId="0D4BDBD1" w14:textId="0633CAC9">
            <w:pPr>
              <w:spacing w:before="120" w:after="120"/>
              <w:rPr>
                <w:rFonts w:ascii="Aptos Light" w:hAnsi="Aptos Light"/>
                <w:sz w:val="22"/>
                <w:szCs w:val="22"/>
                <w:lang w:val="en-US"/>
              </w:rPr>
            </w:pPr>
            <w:r w:rsidRPr="00022EF8">
              <w:rPr>
                <w:rFonts w:ascii="Aptos Light" w:hAnsi="Aptos Light"/>
                <w:sz w:val="22"/>
                <w:szCs w:val="22"/>
                <w:lang w:val="en-US"/>
              </w:rPr>
              <w:t>To remediate one of the world's most polluting waste sites and transform Belgrade's waste management system through an integrated public-private partnership that delivers environmental restoration, sustainable energy production, and certified carbon emission reductions.</w:t>
            </w:r>
            <w:ins w:author="LSAFB01" w:date="2026-01-24T00:27:00Z" w16du:dateUtc="2026-01-23T18:57:00Z" w:id="17">
              <w:r w:rsidR="00CB1931">
                <w:rPr>
                  <w:rFonts w:ascii="Aptos Light" w:hAnsi="Aptos Light"/>
                  <w:sz w:val="22"/>
                  <w:szCs w:val="22"/>
                  <w:lang w:val="en-US"/>
                </w:rPr>
                <w:t xml:space="preserve"> </w:t>
              </w:r>
            </w:ins>
            <w:ins w:author="LSAFB01" w:date="2026-01-24T00:27:00Z" w:id="18">
              <w:r w:rsidRPr="00CB1931" w:rsidR="00CB1931">
                <w:rPr>
                  <w:rFonts w:ascii="Aptos Light" w:hAnsi="Aptos Light"/>
                  <w:sz w:val="22"/>
                  <w:szCs w:val="22"/>
                  <w:lang w:val="en-US"/>
                </w:rPr>
                <w:t>The project would ultimately convert the mountains of accumulated trash at Vinča into green space while generating clean energy for Belgrade's households.</w:t>
              </w:r>
            </w:ins>
          </w:p>
          <w:p w:rsidRPr="008E5107" w:rsidR="00022EF8" w:rsidRDefault="00022EF8" w14:paraId="12C1D71A" w14:textId="221A6D58">
            <w:pPr>
              <w:spacing w:before="120" w:after="120"/>
              <w:rPr>
                <w:rFonts w:ascii="Aptos Light" w:hAnsi="Aptos Light"/>
                <w:sz w:val="22"/>
                <w:szCs w:val="22"/>
                <w:lang w:val="en-US"/>
              </w:rPr>
            </w:pPr>
          </w:p>
        </w:tc>
      </w:tr>
      <w:tr w:rsidRPr="008E5107" w:rsidR="00C40978" w:rsidTr="005E1E16" w14:paraId="50CFBA96" w14:textId="77777777">
        <w:tc>
          <w:tcPr>
            <w:tcW w:w="11061" w:type="dxa"/>
            <w:gridSpan w:val="3"/>
            <w:tcBorders>
              <w:top w:val="nil"/>
              <w:left w:val="nil"/>
              <w:bottom w:val="nil"/>
              <w:right w:val="nil"/>
            </w:tcBorders>
          </w:tcPr>
          <w:p w:rsidRPr="008E5107" w:rsidR="00C40978" w:rsidRDefault="00C40978" w14:paraId="241EE8A5" w14:textId="77777777">
            <w:pPr>
              <w:spacing w:before="120" w:after="120"/>
              <w:rPr>
                <w:rFonts w:ascii="Aptos ExtraBold" w:hAnsi="Aptos ExtraBold"/>
                <w:color w:val="01BEE6"/>
                <w:lang w:val="en-US"/>
              </w:rPr>
            </w:pPr>
            <w:r w:rsidRPr="008E5107">
              <w:rPr>
                <w:rFonts w:ascii="Aptos ExtraBold" w:hAnsi="Aptos ExtraBold"/>
                <w:color w:val="01BEE6"/>
                <w:sz w:val="28"/>
                <w:szCs w:val="28"/>
                <w:lang w:val="en-US"/>
              </w:rPr>
              <w:t>THE CHALLENGE</w:t>
            </w:r>
          </w:p>
        </w:tc>
      </w:tr>
      <w:tr w:rsidRPr="008E5107" w:rsidR="00A66A93" w:rsidTr="00CB1931" w14:paraId="3021E400" w14:textId="77777777">
        <w:trPr>
          <w:trHeight w:val="227"/>
        </w:trPr>
        <w:tc>
          <w:tcPr>
            <w:tcW w:w="6241" w:type="dxa"/>
            <w:tcBorders>
              <w:top w:val="nil"/>
              <w:left w:val="nil"/>
              <w:bottom w:val="nil"/>
              <w:right w:val="nil"/>
            </w:tcBorders>
            <w:vAlign w:val="center"/>
          </w:tcPr>
          <w:p w:rsidR="00022EF8" w:rsidP="00022EF8" w:rsidRDefault="00022EF8" w14:paraId="075E1668" w14:textId="1A4C4262">
            <w:pPr>
              <w:rPr>
                <w:rFonts w:ascii="Aptos Light" w:hAnsi="Aptos Light"/>
                <w:sz w:val="20"/>
                <w:szCs w:val="20"/>
              </w:rPr>
            </w:pPr>
            <w:r w:rsidRPr="00022EF8">
              <w:rPr>
                <w:rFonts w:ascii="Aptos Light" w:hAnsi="Aptos Light"/>
                <w:sz w:val="20"/>
                <w:szCs w:val="20"/>
              </w:rPr>
              <w:t>The Vinča landfill, spanning 40 hectares near the Danube River just 15 kilometers from central Belgrade, had become Europe's largest unmanaged open dump site by 2015. Ranked among the 50 most polluted dumpsites in the world by the International Solid Waste Association, the facility handled 90% of Belgrade's waste - roughly 1,500 tons of household waste and 3,000 tons of construction waste daily.</w:t>
            </w:r>
          </w:p>
          <w:p w:rsidRPr="00022EF8" w:rsidR="00022EF8" w:rsidP="00022EF8" w:rsidRDefault="00022EF8" w14:paraId="5EC9AB4E" w14:textId="77777777">
            <w:pPr>
              <w:rPr>
                <w:rFonts w:ascii="Aptos Light" w:hAnsi="Aptos Light"/>
                <w:sz w:val="20"/>
                <w:szCs w:val="20"/>
              </w:rPr>
            </w:pPr>
          </w:p>
          <w:p w:rsidR="00022EF8" w:rsidP="00022EF8" w:rsidRDefault="00022EF8" w14:paraId="3F8E5558" w14:textId="77777777">
            <w:pPr>
              <w:rPr>
                <w:ins w:author="LSAFB01" w:date="2026-01-24T00:32:00Z" w16du:dateUtc="2026-01-23T19:02:00Z" w:id="19"/>
                <w:rFonts w:ascii="Aptos Light" w:hAnsi="Aptos Light"/>
                <w:sz w:val="20"/>
                <w:szCs w:val="20"/>
              </w:rPr>
            </w:pPr>
            <w:r w:rsidRPr="00022EF8">
              <w:rPr>
                <w:rFonts w:ascii="Aptos Light" w:hAnsi="Aptos Light"/>
                <w:sz w:val="20"/>
                <w:szCs w:val="20"/>
              </w:rPr>
              <w:t>After absorbing more than 10 million tons of waste over four decades, the landfill had reached capacity and transformed into an environmental emergency. Mountains of trash towered over 70 meters high in some places. Frequent fires, landslides, and uncontrolled methane emissions plagued the site, while untreated leachate contaminated groundwater and nearby agricultural areas before discharging into the Danube, affecting downstream communities. With only one year of landfill capacity remaining, the city faced a crisis.</w:t>
            </w:r>
          </w:p>
          <w:p w:rsidR="00CB1931" w:rsidP="00022EF8" w:rsidRDefault="00CB1931" w14:paraId="6E742113" w14:textId="77777777">
            <w:pPr>
              <w:rPr>
                <w:ins w:author="LSAFB01" w:date="2026-01-24T00:32:00Z" w16du:dateUtc="2026-01-23T19:02:00Z" w:id="20"/>
                <w:rFonts w:ascii="Aptos Light" w:hAnsi="Aptos Light"/>
                <w:sz w:val="20"/>
                <w:szCs w:val="20"/>
              </w:rPr>
            </w:pPr>
          </w:p>
          <w:p w:rsidRPr="00022EF8" w:rsidR="00CB1931" w:rsidP="00022EF8" w:rsidRDefault="00CB1931" w14:paraId="32D0BAE8" w14:textId="7215C3D5">
            <w:pPr>
              <w:rPr>
                <w:rFonts w:ascii="Aptos Light" w:hAnsi="Aptos Light"/>
                <w:sz w:val="20"/>
                <w:szCs w:val="20"/>
              </w:rPr>
            </w:pPr>
            <w:ins w:author="LSAFB01" w:date="2026-01-24T00:32:00Z" w16du:dateUtc="2026-01-23T19:02:00Z" w:id="21">
              <w:r w:rsidRPr="00CB1931">
                <w:rPr>
                  <w:rFonts w:ascii="Aptos Light" w:hAnsi="Aptos Light"/>
                  <w:sz w:val="20"/>
                  <w:szCs w:val="20"/>
                </w:rPr>
                <w:t>Serbia is an EU candidate, but before it can join, it must invest an estimated USD18 billion to meet environmental standards. The remediation of the Vinca landfill will contribute to the transformation of Serbia’s environmental infrastructure.</w:t>
              </w:r>
            </w:ins>
          </w:p>
          <w:p w:rsidR="00700F01" w:rsidP="00700F01" w:rsidRDefault="00700F01" w14:paraId="55C08902" w14:textId="77777777">
            <w:pPr>
              <w:rPr>
                <w:rFonts w:ascii="Aptos Light" w:hAnsi="Aptos Light"/>
                <w:sz w:val="20"/>
                <w:szCs w:val="20"/>
                <w:lang w:val="en-US"/>
              </w:rPr>
            </w:pPr>
          </w:p>
          <w:p w:rsidRPr="008E5107" w:rsidR="00AB74A0" w:rsidP="00700F01" w:rsidRDefault="00AB74A0" w14:paraId="7ECD0EC3" w14:textId="77777777">
            <w:pPr>
              <w:rPr>
                <w:rFonts w:ascii="Aptos Light" w:hAnsi="Aptos Light"/>
                <w:sz w:val="20"/>
                <w:szCs w:val="20"/>
                <w:lang w:val="en-US"/>
              </w:rPr>
            </w:pPr>
          </w:p>
          <w:p w:rsidRPr="008E5107" w:rsidR="00B12C90" w:rsidP="000D365E" w:rsidRDefault="00B12C90" w14:paraId="243A76B0" w14:textId="3FB336F8">
            <w:pPr>
              <w:rPr>
                <w:rFonts w:ascii="Aptos Light" w:hAnsi="Aptos Light"/>
                <w:b/>
                <w:bCs/>
                <w:sz w:val="20"/>
                <w:szCs w:val="20"/>
                <w:lang w:val="en-US"/>
              </w:rPr>
            </w:pPr>
            <w:r w:rsidRPr="008E5107">
              <w:rPr>
                <w:rFonts w:ascii="Aptos Light" w:hAnsi="Aptos Light"/>
                <w:b/>
                <w:bCs/>
                <w:sz w:val="20"/>
                <w:szCs w:val="20"/>
                <w:lang w:val="en-US"/>
              </w:rPr>
              <w:t>Drivers for Change</w:t>
            </w:r>
          </w:p>
          <w:p w:rsidRPr="00A01EA1" w:rsidR="00A01EA1" w:rsidP="00CE6A1F" w:rsidRDefault="00A01EA1" w14:paraId="0C807840" w14:textId="0EF315A6">
            <w:pPr>
              <w:numPr>
                <w:ilvl w:val="0"/>
                <w:numId w:val="1"/>
              </w:numPr>
              <w:rPr>
                <w:rFonts w:ascii="Aptos Light" w:hAnsi="Aptos Light"/>
                <w:sz w:val="20"/>
                <w:szCs w:val="20"/>
              </w:rPr>
            </w:pPr>
            <w:r w:rsidRPr="00A01EA1">
              <w:rPr>
                <w:rFonts w:ascii="Aptos Light" w:hAnsi="Aptos Light"/>
                <w:sz w:val="20"/>
                <w:szCs w:val="20"/>
              </w:rPr>
              <w:t xml:space="preserve">Europe's largest unmanaged open dump, with waste piles over 70 meters high, creating environmental and health concerns for Belgrade's </w:t>
            </w:r>
            <w:r w:rsidR="008E4CFF">
              <w:rPr>
                <w:rFonts w:ascii="Aptos Light" w:hAnsi="Aptos Light"/>
                <w:sz w:val="20"/>
                <w:szCs w:val="20"/>
              </w:rPr>
              <w:t>~</w:t>
            </w:r>
            <w:r w:rsidRPr="00A01EA1">
              <w:rPr>
                <w:rFonts w:ascii="Aptos Light" w:hAnsi="Aptos Light"/>
                <w:sz w:val="20"/>
                <w:szCs w:val="20"/>
              </w:rPr>
              <w:t xml:space="preserve">1.7 million residents. </w:t>
            </w:r>
          </w:p>
          <w:p w:rsidRPr="00A01EA1" w:rsidR="00A01EA1" w:rsidP="00CE6A1F" w:rsidRDefault="00A01EA1" w14:paraId="3791F84E" w14:textId="1C17D5A6">
            <w:pPr>
              <w:numPr>
                <w:ilvl w:val="0"/>
                <w:numId w:val="1"/>
              </w:numPr>
              <w:rPr>
                <w:rFonts w:ascii="Aptos Light" w:hAnsi="Aptos Light"/>
                <w:sz w:val="20"/>
                <w:szCs w:val="20"/>
              </w:rPr>
            </w:pPr>
            <w:r w:rsidRPr="00A01EA1">
              <w:rPr>
                <w:rFonts w:ascii="Aptos Light" w:hAnsi="Aptos Light"/>
                <w:sz w:val="20"/>
                <w:szCs w:val="20"/>
              </w:rPr>
              <w:t xml:space="preserve">Only one year of landfill capacity remaining, with frequent fires, landslides, and leachate contaminating the Danube River. </w:t>
            </w:r>
          </w:p>
          <w:p w:rsidRPr="00A01EA1" w:rsidR="00C60118" w:rsidP="00CE6A1F" w:rsidRDefault="00A01EA1" w14:paraId="552E3C2D" w14:textId="04CD97D6">
            <w:pPr>
              <w:numPr>
                <w:ilvl w:val="0"/>
                <w:numId w:val="1"/>
              </w:numPr>
              <w:rPr>
                <w:rFonts w:ascii="Aptos Light" w:hAnsi="Aptos Light"/>
                <w:sz w:val="20"/>
                <w:szCs w:val="20"/>
              </w:rPr>
            </w:pPr>
            <w:commentRangeStart w:id="22"/>
            <w:commentRangeStart w:id="23"/>
            <w:del w:author="LSAFB01" w:date="2026-01-24T00:17:00Z" w16du:dateUtc="2026-01-23T18:47:00Z" w:id="24">
              <w:r w:rsidRPr="00A01EA1" w:rsidDel="00C60118">
                <w:rPr>
                  <w:rFonts w:ascii="Aptos Light" w:hAnsi="Aptos Light"/>
                  <w:sz w:val="20"/>
                  <w:szCs w:val="20"/>
                  <w:lang w:val="en-US"/>
                </w:rPr>
                <w:delText>Recognition that traditional approaches had proven inadequate - this would be the region's first large-scale environmental infrastructure PPP.</w:delText>
              </w:r>
              <w:commentRangeEnd w:id="22"/>
              <w:r w:rsidRPr="00C60118" w:rsidDel="00C60118" w:rsidR="00606C19">
                <w:rPr>
                  <w:rStyle w:val="CommentReference"/>
                  <w:rFonts w:ascii="Aptos Light" w:hAnsi="Aptos Light"/>
                  <w:sz w:val="20"/>
                  <w:szCs w:val="20"/>
                  <w:lang w:val="en-US"/>
                </w:rPr>
                <w:commentReference w:id="22"/>
              </w:r>
              <w:commentRangeEnd w:id="23"/>
              <w:r>
                <w:rPr>
                  <w:rStyle w:val="CommentReference"/>
                </w:rPr>
                <w:commentReference w:id="23"/>
              </w:r>
            </w:del>
            <w:ins w:author="LSAFB01" w:date="2026-01-24T00:17:00Z" w:id="25">
              <w:r w:rsidRPr="00C60118" w:rsidR="00C60118">
                <w:rPr>
                  <w:rFonts w:ascii="Aptos Light" w:hAnsi="Aptos Light"/>
                  <w:sz w:val="20"/>
                  <w:szCs w:val="20"/>
                  <w:lang w:val="en-US"/>
                </w:rPr>
                <w:t>The city lacked in-house expertise in modern waste treatment and sought a private partner with both the financing capacity and operational know-how to deliver an affordable, long-term solution</w:t>
              </w:r>
            </w:ins>
            <w:ins w:author="LSAFB01" w:date="2026-01-24T00:17:00Z" w16du:dateUtc="2026-01-23T18:47:00Z" w:id="26">
              <w:r w:rsidR="00C60118">
                <w:rPr>
                  <w:rFonts w:ascii="Aptos Light" w:hAnsi="Aptos Light"/>
                  <w:sz w:val="20"/>
                  <w:szCs w:val="20"/>
                  <w:lang w:val="en-US"/>
                </w:rPr>
                <w:t>.</w:t>
              </w:r>
            </w:ins>
          </w:p>
          <w:p w:rsidR="00B12C90" w:rsidP="000D365E" w:rsidRDefault="00B12C90" w14:paraId="03DD10F6" w14:textId="77777777">
            <w:pPr>
              <w:rPr>
                <w:rFonts w:ascii="Aptos Light" w:hAnsi="Aptos Light"/>
                <w:sz w:val="20"/>
                <w:szCs w:val="20"/>
                <w:lang w:val="en-US"/>
              </w:rPr>
            </w:pPr>
          </w:p>
          <w:p w:rsidRPr="008E5107" w:rsidR="00D51018" w:rsidP="000D365E" w:rsidRDefault="00D51018" w14:paraId="5AFCB717" w14:textId="77777777">
            <w:pPr>
              <w:rPr>
                <w:rFonts w:ascii="Aptos Light" w:hAnsi="Aptos Light"/>
                <w:sz w:val="20"/>
                <w:szCs w:val="20"/>
                <w:lang w:val="en-US"/>
              </w:rPr>
            </w:pPr>
          </w:p>
          <w:p w:rsidRPr="008E5107" w:rsidR="00E71152" w:rsidP="000D365E" w:rsidRDefault="00B12C90" w14:paraId="3E22E10B" w14:textId="77777777">
            <w:pPr>
              <w:rPr>
                <w:rFonts w:ascii="Aptos Light" w:hAnsi="Aptos Light"/>
                <w:b/>
                <w:bCs/>
                <w:sz w:val="20"/>
                <w:szCs w:val="20"/>
                <w:lang w:val="en-US"/>
              </w:rPr>
            </w:pPr>
            <w:r w:rsidRPr="008E5107">
              <w:rPr>
                <w:rFonts w:ascii="Aptos Light" w:hAnsi="Aptos Light"/>
                <w:b/>
                <w:bCs/>
                <w:sz w:val="20"/>
                <w:szCs w:val="20"/>
                <w:lang w:val="en-US"/>
              </w:rPr>
              <w:t>Outcome Needed</w:t>
            </w:r>
          </w:p>
          <w:p w:rsidRPr="008E5107" w:rsidR="00D660F2" w:rsidP="00E33831" w:rsidRDefault="00A01EA1" w14:paraId="70684225" w14:textId="680FDF7E">
            <w:pPr>
              <w:rPr>
                <w:rFonts w:ascii="Aptos Light" w:hAnsi="Aptos Light"/>
                <w:sz w:val="20"/>
                <w:szCs w:val="20"/>
                <w:lang w:val="en-US"/>
              </w:rPr>
            </w:pPr>
            <w:r w:rsidRPr="00A01EA1">
              <w:rPr>
                <w:rFonts w:ascii="Aptos Light" w:hAnsi="Aptos Light"/>
                <w:sz w:val="20"/>
                <w:szCs w:val="20"/>
                <w:lang w:val="en-US"/>
              </w:rPr>
              <w:t xml:space="preserve">To transform one of the world's most polluting waste sites into a modern, </w:t>
            </w:r>
            <w:commentRangeStart w:id="27"/>
            <w:commentRangeStart w:id="28"/>
            <w:r w:rsidRPr="00A01EA1">
              <w:rPr>
                <w:rFonts w:ascii="Aptos Light" w:hAnsi="Aptos Light"/>
                <w:sz w:val="20"/>
                <w:szCs w:val="20"/>
                <w:lang w:val="en-US"/>
              </w:rPr>
              <w:t xml:space="preserve">EU-compliant </w:t>
            </w:r>
            <w:commentRangeEnd w:id="27"/>
            <w:r w:rsidRPr="00A01EA1" w:rsidR="00606C19">
              <w:rPr>
                <w:rStyle w:val="CommentReference"/>
                <w:rFonts w:ascii="Aptos Light" w:hAnsi="Aptos Light"/>
                <w:sz w:val="20"/>
                <w:szCs w:val="20"/>
                <w:lang w:val="en-US"/>
              </w:rPr>
              <w:commentReference w:id="27"/>
            </w:r>
            <w:commentRangeEnd w:id="28"/>
            <w:r>
              <w:rPr>
                <w:rStyle w:val="CommentReference"/>
              </w:rPr>
              <w:commentReference w:id="28"/>
            </w:r>
            <w:r w:rsidRPr="00A01EA1">
              <w:rPr>
                <w:rFonts w:ascii="Aptos Light" w:hAnsi="Aptos Light"/>
                <w:sz w:val="20"/>
                <w:szCs w:val="20"/>
                <w:lang w:val="en-US"/>
              </w:rPr>
              <w:t xml:space="preserve">waste management system that generates clean energy while reducing greenhouse gas emissions - demonstrating that </w:t>
            </w:r>
            <w:r w:rsidRPr="00A01EA1">
              <w:rPr>
                <w:rFonts w:ascii="Aptos Light" w:hAnsi="Aptos Light"/>
                <w:sz w:val="20"/>
                <w:szCs w:val="20"/>
                <w:lang w:val="en-US"/>
              </w:rPr>
              <w:lastRenderedPageBreak/>
              <w:t>emerging markets can achieve global environmental standards through innovative financing.</w:t>
            </w:r>
          </w:p>
        </w:tc>
        <w:tc>
          <w:tcPr>
            <w:tcW w:w="4820" w:type="dxa"/>
            <w:gridSpan w:val="2"/>
            <w:tcBorders>
              <w:top w:val="nil"/>
              <w:left w:val="nil"/>
              <w:bottom w:val="nil"/>
              <w:right w:val="nil"/>
            </w:tcBorders>
          </w:tcPr>
          <w:p w:rsidRPr="008E5107" w:rsidR="00C40978" w:rsidRDefault="00C40978" w14:paraId="6ABE77B4" w14:textId="77777777">
            <w:pPr>
              <w:rPr>
                <w:rFonts w:ascii="Aptos" w:hAnsi="Aptos"/>
                <w:sz w:val="20"/>
                <w:szCs w:val="20"/>
                <w:lang w:val="en-US"/>
              </w:rPr>
            </w:pPr>
          </w:p>
          <w:p w:rsidRPr="008E5107" w:rsidR="00C40978" w:rsidRDefault="00C40978" w14:paraId="280334BF" w14:textId="77777777">
            <w:pPr>
              <w:rPr>
                <w:rFonts w:ascii="Aptos" w:hAnsi="Aptos"/>
                <w:sz w:val="20"/>
                <w:szCs w:val="20"/>
                <w:lang w:val="en-US"/>
              </w:rPr>
            </w:pPr>
          </w:p>
          <w:p w:rsidRPr="008E5107" w:rsidR="00A66A93" w:rsidRDefault="00022EF8" w14:paraId="1E0B3CA2" w14:textId="0351C948">
            <w:pPr>
              <w:jc w:val="center"/>
              <w:rPr>
                <w:lang w:val="en-US"/>
              </w:rPr>
            </w:pPr>
            <w:r w:rsidRPr="0090447B">
              <w:rPr>
                <w:noProof/>
              </w:rPr>
              <w:drawing>
                <wp:inline distT="0" distB="0" distL="0" distR="0" wp14:anchorId="73A371D8" wp14:editId="1C4F0688">
                  <wp:extent cx="2944582" cy="3429000"/>
                  <wp:effectExtent l="0" t="0" r="8255" b="0"/>
                  <wp:docPr id="1262321383" name="Pict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69976" name="Picture 1">
                            <a:hlinkClick r:id="rId19"/>
                          </pic:cNvPr>
                          <pic:cNvPicPr/>
                        </pic:nvPicPr>
                        <pic:blipFill rotWithShape="1">
                          <a:blip r:embed="rId20"/>
                          <a:srcRect l="45968" r="14749"/>
                          <a:stretch>
                            <a:fillRect/>
                          </a:stretch>
                        </pic:blipFill>
                        <pic:spPr bwMode="auto">
                          <a:xfrm>
                            <a:off x="0" y="0"/>
                            <a:ext cx="2983152" cy="3473915"/>
                          </a:xfrm>
                          <a:prstGeom prst="rect">
                            <a:avLst/>
                          </a:prstGeom>
                          <a:ln>
                            <a:noFill/>
                          </a:ln>
                          <a:extLst>
                            <a:ext uri="{53640926-AAD7-44D8-BBD7-CCE9431645EC}">
                              <a14:shadowObscured xmlns:a14="http://schemas.microsoft.com/office/drawing/2010/main"/>
                            </a:ext>
                          </a:extLst>
                        </pic:spPr>
                      </pic:pic>
                    </a:graphicData>
                  </a:graphic>
                </wp:inline>
              </w:drawing>
            </w:r>
          </w:p>
        </w:tc>
      </w:tr>
      <w:tr w:rsidRPr="008E5107" w:rsidR="00AD5A17" w:rsidTr="005E1E16" w14:paraId="3A665226" w14:textId="77777777">
        <w:trPr>
          <w:trHeight w:val="245"/>
        </w:trPr>
        <w:tc>
          <w:tcPr>
            <w:tcW w:w="11061" w:type="dxa"/>
            <w:gridSpan w:val="3"/>
            <w:tcBorders>
              <w:top w:val="nil"/>
              <w:left w:val="nil"/>
              <w:bottom w:val="nil"/>
              <w:right w:val="nil"/>
            </w:tcBorders>
            <w:vAlign w:val="center"/>
          </w:tcPr>
          <w:p w:rsidRPr="00AD5A17" w:rsidR="00AD5A17" w:rsidRDefault="00AD5A17" w14:paraId="198C675E" w14:textId="666055B1">
            <w:pPr>
              <w:spacing w:before="120" w:after="120"/>
              <w:rPr>
                <w:rFonts w:ascii="Aptos ExtraBold" w:hAnsi="Aptos ExtraBold"/>
                <w:color w:val="01BEE6"/>
                <w:sz w:val="28"/>
                <w:szCs w:val="28"/>
                <w:lang w:val="en-US"/>
              </w:rPr>
            </w:pPr>
            <w:r w:rsidRPr="008E5107">
              <w:rPr>
                <w:rFonts w:ascii="Aptos ExtraBold" w:hAnsi="Aptos ExtraBold"/>
                <w:color w:val="01BEE6"/>
                <w:sz w:val="28"/>
                <w:szCs w:val="28"/>
                <w:lang w:val="en-US"/>
              </w:rPr>
              <w:t>THE SOLUTION</w:t>
            </w:r>
          </w:p>
        </w:tc>
      </w:tr>
      <w:tr w:rsidRPr="008E5107" w:rsidR="00AD5A17" w:rsidTr="00AD5A17" w14:paraId="3241136A" w14:textId="77777777">
        <w:trPr>
          <w:trHeight w:val="245"/>
        </w:trPr>
        <w:tc>
          <w:tcPr>
            <w:tcW w:w="6808" w:type="dxa"/>
            <w:gridSpan w:val="2"/>
            <w:tcBorders>
              <w:top w:val="nil"/>
              <w:left w:val="nil"/>
              <w:bottom w:val="nil"/>
              <w:right w:val="nil"/>
            </w:tcBorders>
            <w:vAlign w:val="center"/>
          </w:tcPr>
          <w:p w:rsidRPr="00AD5A17" w:rsidR="00AD5A17" w:rsidP="00AD5A17" w:rsidRDefault="00D51018" w14:paraId="1678455A" w14:textId="1245605B">
            <w:pPr>
              <w:spacing w:line="259" w:lineRule="auto"/>
              <w:rPr>
                <w:rFonts w:ascii="Aptos Light" w:hAnsi="Aptos Light"/>
                <w:sz w:val="20"/>
                <w:szCs w:val="20"/>
                <w:lang w:val="en-US"/>
              </w:rPr>
            </w:pPr>
            <w:r w:rsidRPr="00D51018">
              <w:rPr>
                <w:rFonts w:ascii="Aptos Light" w:hAnsi="Aptos Light"/>
                <w:sz w:val="20"/>
                <w:szCs w:val="20"/>
                <w:lang w:val="en-US"/>
              </w:rPr>
              <w:t>In 2015, the City of Belgrade partnered with IFC</w:t>
            </w:r>
            <w:r w:rsidR="007572B1">
              <w:rPr>
                <w:rFonts w:ascii="Aptos Light" w:hAnsi="Aptos Light"/>
                <w:sz w:val="20"/>
                <w:szCs w:val="20"/>
                <w:lang w:val="en-US"/>
              </w:rPr>
              <w:t xml:space="preserve"> </w:t>
            </w:r>
            <w:r w:rsidRPr="00D51018">
              <w:rPr>
                <w:rFonts w:ascii="Aptos Light" w:hAnsi="Aptos Light"/>
                <w:sz w:val="20"/>
                <w:szCs w:val="20"/>
                <w:lang w:val="en-US"/>
              </w:rPr>
              <w:t>to design an integrated public-private partnership that would fundamentally reimagine the city's relationship with waste. After four years of careful preparation, rather than treating waste as a problem requiring disposal, the solution reconceptualized it as a resource</w:t>
            </w:r>
            <w:r w:rsidR="00721801">
              <w:rPr>
                <w:rFonts w:ascii="Aptos Light" w:hAnsi="Aptos Light"/>
                <w:sz w:val="20"/>
                <w:szCs w:val="20"/>
                <w:lang w:val="en-US"/>
              </w:rPr>
              <w:t xml:space="preserve"> that could contribute to</w:t>
            </w:r>
            <w:r w:rsidRPr="00D51018">
              <w:rPr>
                <w:rFonts w:ascii="Aptos Light" w:hAnsi="Aptos Light"/>
                <w:sz w:val="20"/>
                <w:szCs w:val="20"/>
                <w:lang w:val="en-US"/>
              </w:rPr>
              <w:t xml:space="preserve"> environmental restoration and energy production.</w:t>
            </w:r>
          </w:p>
        </w:tc>
        <w:tc>
          <w:tcPr>
            <w:tcW w:w="4253" w:type="dxa"/>
            <w:tcBorders>
              <w:top w:val="nil"/>
              <w:left w:val="nil"/>
              <w:bottom w:val="nil"/>
              <w:right w:val="nil"/>
            </w:tcBorders>
            <w:vAlign w:val="center"/>
          </w:tcPr>
          <w:p w:rsidR="00AD5A17" w:rsidP="00AD5A17" w:rsidRDefault="005318EA" w14:paraId="6A8959A6" w14:textId="72A27B39">
            <w:pPr>
              <w:spacing w:before="120" w:after="120"/>
              <w:rPr>
                <w:rFonts w:ascii="Aptos ExtraBold" w:hAnsi="Aptos ExtraBold"/>
                <w:color w:val="01BEE6"/>
                <w:sz w:val="28"/>
                <w:szCs w:val="28"/>
              </w:rPr>
            </w:pPr>
            <w:r w:rsidRPr="005318EA">
              <w:rPr>
                <w:rFonts w:ascii="Aptos ExtraBold" w:hAnsi="Aptos ExtraBold"/>
                <w:noProof/>
                <w:color w:val="01BEE6"/>
                <w:sz w:val="28"/>
                <w:szCs w:val="28"/>
              </w:rPr>
              <w:drawing>
                <wp:inline distT="0" distB="0" distL="0" distR="0" wp14:anchorId="5E5E1F15" wp14:editId="09F2D4D5">
                  <wp:extent cx="2563495" cy="1523365"/>
                  <wp:effectExtent l="0" t="0" r="8255" b="635"/>
                  <wp:docPr id="1007108537"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8537" name="Picture 1">
                            <a:hlinkClick r:id="rId21"/>
                          </pic:cNvPr>
                          <pic:cNvPicPr/>
                        </pic:nvPicPr>
                        <pic:blipFill>
                          <a:blip r:embed="rId22"/>
                          <a:stretch>
                            <a:fillRect/>
                          </a:stretch>
                        </pic:blipFill>
                        <pic:spPr>
                          <a:xfrm>
                            <a:off x="0" y="0"/>
                            <a:ext cx="2563495" cy="1523365"/>
                          </a:xfrm>
                          <a:prstGeom prst="rect">
                            <a:avLst/>
                          </a:prstGeom>
                        </pic:spPr>
                      </pic:pic>
                    </a:graphicData>
                  </a:graphic>
                </wp:inline>
              </w:drawing>
            </w:r>
          </w:p>
        </w:tc>
      </w:tr>
      <w:tr w:rsidRPr="008E5107" w:rsidR="00C40978" w:rsidTr="005E1E16" w14:paraId="415D1588" w14:textId="77777777">
        <w:trPr>
          <w:trHeight w:val="245"/>
        </w:trPr>
        <w:tc>
          <w:tcPr>
            <w:tcW w:w="11061" w:type="dxa"/>
            <w:gridSpan w:val="3"/>
            <w:tcBorders>
              <w:top w:val="nil"/>
              <w:left w:val="nil"/>
              <w:bottom w:val="nil"/>
              <w:right w:val="nil"/>
            </w:tcBorders>
            <w:vAlign w:val="center"/>
          </w:tcPr>
          <w:p w:rsidRPr="008E5107" w:rsidR="00411F59" w:rsidP="00E33831" w:rsidRDefault="00411F59" w14:paraId="7CA9E82F" w14:textId="77777777">
            <w:pPr>
              <w:spacing w:line="259" w:lineRule="auto"/>
              <w:rPr>
                <w:rFonts w:ascii="Aptos Light" w:hAnsi="Aptos Light"/>
                <w:sz w:val="20"/>
                <w:szCs w:val="20"/>
                <w:lang w:val="en-US"/>
              </w:rPr>
            </w:pPr>
          </w:p>
          <w:p w:rsidRPr="00D51018" w:rsidR="00D51018" w:rsidP="00D51018" w:rsidRDefault="00D51018" w14:paraId="3E64EBD1" w14:textId="77777777">
            <w:pPr>
              <w:spacing w:line="259" w:lineRule="auto"/>
              <w:rPr>
                <w:rFonts w:ascii="Aptos Light" w:hAnsi="Aptos Light"/>
                <w:b/>
                <w:bCs/>
                <w:sz w:val="20"/>
                <w:szCs w:val="20"/>
              </w:rPr>
            </w:pPr>
            <w:r w:rsidRPr="00D51018">
              <w:rPr>
                <w:rFonts w:ascii="Aptos Light" w:hAnsi="Aptos Light"/>
                <w:b/>
                <w:bCs/>
                <w:sz w:val="20"/>
                <w:szCs w:val="20"/>
              </w:rPr>
              <w:t>The PPP Structure</w:t>
            </w:r>
          </w:p>
          <w:p w:rsidRPr="00D51018" w:rsidR="00D51018" w:rsidP="00D51018" w:rsidRDefault="00D51018" w14:paraId="40B7775C" w14:textId="7ABFF4FC">
            <w:pPr>
              <w:spacing w:line="259" w:lineRule="auto"/>
              <w:rPr>
                <w:rFonts w:ascii="Aptos Light" w:hAnsi="Aptos Light"/>
                <w:sz w:val="20"/>
                <w:szCs w:val="20"/>
              </w:rPr>
            </w:pPr>
            <w:r w:rsidRPr="00D51018">
              <w:rPr>
                <w:rFonts w:ascii="Aptos Light" w:hAnsi="Aptos Light"/>
                <w:sz w:val="20"/>
                <w:szCs w:val="20"/>
              </w:rPr>
              <w:t xml:space="preserve">Following a competitive dialogue with </w:t>
            </w:r>
            <w:r w:rsidR="00D855FA">
              <w:rPr>
                <w:rFonts w:ascii="Aptos Light" w:hAnsi="Aptos Light"/>
                <w:sz w:val="20"/>
                <w:szCs w:val="20"/>
              </w:rPr>
              <w:t>several</w:t>
            </w:r>
            <w:r w:rsidRPr="00D51018" w:rsidR="00D855FA">
              <w:rPr>
                <w:rFonts w:ascii="Aptos Light" w:hAnsi="Aptos Light"/>
                <w:sz w:val="20"/>
                <w:szCs w:val="20"/>
              </w:rPr>
              <w:t xml:space="preserve"> </w:t>
            </w:r>
            <w:r w:rsidRPr="00D51018">
              <w:rPr>
                <w:rFonts w:ascii="Aptos Light" w:hAnsi="Aptos Light"/>
                <w:sz w:val="20"/>
                <w:szCs w:val="20"/>
              </w:rPr>
              <w:t>pre-qualified bidders, the City of Belgrade awarded a 25-year DBFO (Design-Build-Finance-Operate) contract in 2017 to Beo Čista Energija d.o.o., a special-purpose vehicle formed by Veolia (formerly SUEZ) of France, ITOCHU Corporation of Japan, and Marguerite Fund II, a pan-European equity fund based in Luxembourg.</w:t>
            </w:r>
          </w:p>
          <w:p w:rsidRPr="00D51018" w:rsidR="00D51018" w:rsidP="00D51018" w:rsidRDefault="00D51018" w14:paraId="596AD45E" w14:textId="77777777">
            <w:pPr>
              <w:spacing w:line="259" w:lineRule="auto"/>
              <w:rPr>
                <w:rFonts w:ascii="Aptos Light" w:hAnsi="Aptos Light"/>
                <w:sz w:val="20"/>
                <w:szCs w:val="20"/>
              </w:rPr>
            </w:pPr>
            <w:r w:rsidRPr="00D51018">
              <w:rPr>
                <w:rFonts w:ascii="Aptos Light" w:hAnsi="Aptos Light"/>
                <w:sz w:val="20"/>
                <w:szCs w:val="20"/>
              </w:rPr>
              <w:t>The contract bundled the remediation of the legacy landfill - including management of accumulated pollution - with the development of revenue-generating greenfield assets. This innovative structure transformed an environmental liability into a bankable infrastructure investment.</w:t>
            </w:r>
          </w:p>
          <w:p w:rsidR="00D51018" w:rsidP="00D51018" w:rsidRDefault="00D51018" w14:paraId="6DB6BCF7" w14:textId="77777777">
            <w:pPr>
              <w:spacing w:line="259" w:lineRule="auto"/>
              <w:rPr>
                <w:rFonts w:ascii="Aptos Light" w:hAnsi="Aptos Light"/>
                <w:b/>
                <w:bCs/>
                <w:sz w:val="20"/>
                <w:szCs w:val="20"/>
              </w:rPr>
            </w:pPr>
          </w:p>
          <w:p w:rsidRPr="00D51018" w:rsidR="00D51018" w:rsidP="00D51018" w:rsidRDefault="00D51018" w14:paraId="72621314" w14:textId="2598B078">
            <w:pPr>
              <w:spacing w:line="259" w:lineRule="auto"/>
              <w:rPr>
                <w:rFonts w:ascii="Aptos Light" w:hAnsi="Aptos Light"/>
                <w:b/>
                <w:bCs/>
                <w:sz w:val="20"/>
                <w:szCs w:val="20"/>
              </w:rPr>
            </w:pPr>
            <w:r w:rsidRPr="00D51018">
              <w:rPr>
                <w:rFonts w:ascii="Aptos Light" w:hAnsi="Aptos Light"/>
                <w:b/>
                <w:bCs/>
                <w:sz w:val="20"/>
                <w:szCs w:val="20"/>
              </w:rPr>
              <w:t>Integrated Facility Components</w:t>
            </w:r>
          </w:p>
          <w:p w:rsidRPr="00D51018" w:rsidR="00D51018" w:rsidP="00CE6A1F" w:rsidRDefault="00D51018" w14:paraId="3782ECEA" w14:textId="77777777">
            <w:pPr>
              <w:numPr>
                <w:ilvl w:val="0"/>
                <w:numId w:val="5"/>
              </w:numPr>
              <w:spacing w:line="259" w:lineRule="auto"/>
              <w:rPr>
                <w:rFonts w:ascii="Aptos Light" w:hAnsi="Aptos Light"/>
                <w:sz w:val="20"/>
                <w:szCs w:val="20"/>
              </w:rPr>
            </w:pPr>
            <w:r w:rsidRPr="00D51018">
              <w:rPr>
                <w:rFonts w:ascii="Aptos Light" w:hAnsi="Aptos Light"/>
                <w:b/>
                <w:bCs/>
                <w:sz w:val="20"/>
                <w:szCs w:val="20"/>
              </w:rPr>
              <w:t>Waste-to-energy facility:</w:t>
            </w:r>
            <w:r w:rsidRPr="00D51018">
              <w:rPr>
                <w:rFonts w:ascii="Aptos Light" w:hAnsi="Aptos Light"/>
                <w:sz w:val="20"/>
                <w:szCs w:val="20"/>
              </w:rPr>
              <w:t xml:space="preserve"> Processes up to 340,000 tons of municipal waste annually (approximately 66% of Belgrade's total waste), converting it into 30 MW of electricity serving approximately 30,000 households and 56 MW of thermal energy providing heat for 60,000 households.</w:t>
            </w:r>
          </w:p>
          <w:p w:rsidRPr="00D51018" w:rsidR="00D51018" w:rsidP="00CE6A1F" w:rsidRDefault="00D51018" w14:paraId="34C79038" w14:textId="77777777">
            <w:pPr>
              <w:numPr>
                <w:ilvl w:val="0"/>
                <w:numId w:val="5"/>
              </w:numPr>
              <w:spacing w:line="259" w:lineRule="auto"/>
              <w:rPr>
                <w:rFonts w:ascii="Aptos Light" w:hAnsi="Aptos Light"/>
                <w:sz w:val="20"/>
                <w:szCs w:val="20"/>
              </w:rPr>
            </w:pPr>
            <w:r w:rsidRPr="00D51018">
              <w:rPr>
                <w:rFonts w:ascii="Aptos Light" w:hAnsi="Aptos Light"/>
                <w:b/>
                <w:bCs/>
                <w:sz w:val="20"/>
                <w:szCs w:val="20"/>
              </w:rPr>
              <w:t>New EU-compliant sanitary landfill:</w:t>
            </w:r>
            <w:r w:rsidRPr="00D51018">
              <w:rPr>
                <w:rFonts w:ascii="Aptos Light" w:hAnsi="Aptos Light"/>
                <w:sz w:val="20"/>
                <w:szCs w:val="20"/>
              </w:rPr>
              <w:t xml:space="preserve"> 7 million cubic meters capacity with high-quality lining, gas collection, and leachate treatment systems designed to prevent future pollution.</w:t>
            </w:r>
          </w:p>
          <w:p w:rsidRPr="00D51018" w:rsidR="00D51018" w:rsidP="00CE6A1F" w:rsidRDefault="00D51018" w14:paraId="66F48B8F" w14:textId="43590ED2">
            <w:pPr>
              <w:numPr>
                <w:ilvl w:val="0"/>
                <w:numId w:val="5"/>
              </w:numPr>
              <w:spacing w:line="259" w:lineRule="auto"/>
              <w:rPr>
                <w:rFonts w:ascii="Aptos Light" w:hAnsi="Aptos Light"/>
                <w:sz w:val="20"/>
                <w:szCs w:val="20"/>
              </w:rPr>
            </w:pPr>
            <w:r w:rsidRPr="00D51018">
              <w:rPr>
                <w:rFonts w:ascii="Aptos Light" w:hAnsi="Aptos Light"/>
                <w:b/>
                <w:bCs/>
                <w:sz w:val="20"/>
                <w:szCs w:val="20"/>
              </w:rPr>
              <w:t>Construction and demolition waste recycling facility:</w:t>
            </w:r>
            <w:r w:rsidRPr="00D51018">
              <w:rPr>
                <w:rFonts w:ascii="Aptos Light" w:hAnsi="Aptos Light"/>
                <w:sz w:val="20"/>
                <w:szCs w:val="20"/>
              </w:rPr>
              <w:t xml:space="preserve"> Processes approximately 200,000 tons </w:t>
            </w:r>
            <w:r w:rsidR="00795FBA">
              <w:rPr>
                <w:rFonts w:ascii="Aptos Light" w:hAnsi="Aptos Light"/>
                <w:sz w:val="20"/>
                <w:szCs w:val="20"/>
              </w:rPr>
              <w:t xml:space="preserve">of waste </w:t>
            </w:r>
            <w:r w:rsidRPr="00D51018">
              <w:rPr>
                <w:rFonts w:ascii="Aptos Light" w:hAnsi="Aptos Light"/>
                <w:sz w:val="20"/>
                <w:szCs w:val="20"/>
              </w:rPr>
              <w:t>annually, recovering construction materials that would otherwise require disposal.</w:t>
            </w:r>
          </w:p>
          <w:p w:rsidRPr="00D51018" w:rsidR="00D51018" w:rsidP="00CE6A1F" w:rsidRDefault="00D51018" w14:paraId="4E9AD746" w14:textId="77777777">
            <w:pPr>
              <w:numPr>
                <w:ilvl w:val="0"/>
                <w:numId w:val="5"/>
              </w:numPr>
              <w:spacing w:line="259" w:lineRule="auto"/>
              <w:rPr>
                <w:rFonts w:ascii="Aptos Light" w:hAnsi="Aptos Light"/>
                <w:sz w:val="20"/>
                <w:szCs w:val="20"/>
              </w:rPr>
            </w:pPr>
            <w:r w:rsidRPr="00D51018">
              <w:rPr>
                <w:rFonts w:ascii="Aptos Light" w:hAnsi="Aptos Light"/>
                <w:b/>
                <w:bCs/>
                <w:sz w:val="20"/>
                <w:szCs w:val="20"/>
              </w:rPr>
              <w:t>Landfill gas-to-energy facility:</w:t>
            </w:r>
            <w:r w:rsidRPr="00D51018">
              <w:rPr>
                <w:rFonts w:ascii="Aptos Light" w:hAnsi="Aptos Light"/>
                <w:sz w:val="20"/>
                <w:szCs w:val="20"/>
              </w:rPr>
              <w:t xml:space="preserve"> Captures methane from both the legacy site and the new landfill, converting it to useful energy while eliminating one of the most potent sources of greenhouse gas emissions.</w:t>
            </w:r>
          </w:p>
          <w:p w:rsidR="00D51018" w:rsidP="00D51018" w:rsidRDefault="00D51018" w14:paraId="35D4C675" w14:textId="77777777">
            <w:pPr>
              <w:spacing w:line="259" w:lineRule="auto"/>
              <w:rPr>
                <w:rFonts w:ascii="Aptos Light" w:hAnsi="Aptos Light"/>
                <w:b/>
                <w:bCs/>
                <w:sz w:val="20"/>
                <w:szCs w:val="20"/>
              </w:rPr>
            </w:pPr>
          </w:p>
          <w:p w:rsidRPr="00D51018" w:rsidR="00D51018" w:rsidP="00D51018" w:rsidRDefault="00D51018" w14:paraId="2541689B" w14:textId="167C339D">
            <w:pPr>
              <w:spacing w:line="259" w:lineRule="auto"/>
              <w:rPr>
                <w:rFonts w:ascii="Aptos Light" w:hAnsi="Aptos Light"/>
                <w:b/>
                <w:bCs/>
                <w:sz w:val="20"/>
                <w:szCs w:val="20"/>
              </w:rPr>
            </w:pPr>
            <w:r w:rsidRPr="00D51018">
              <w:rPr>
                <w:rFonts w:ascii="Aptos Light" w:hAnsi="Aptos Light"/>
                <w:b/>
                <w:bCs/>
                <w:sz w:val="20"/>
                <w:szCs w:val="20"/>
              </w:rPr>
              <w:t>Blended Finance Structure</w:t>
            </w:r>
          </w:p>
          <w:p w:rsidR="00EE1802" w:rsidP="00EE1802" w:rsidRDefault="00EE1802" w14:paraId="12CC4D37" w14:textId="77777777">
            <w:pPr>
              <w:spacing w:line="259" w:lineRule="auto"/>
              <w:rPr>
                <w:rFonts w:ascii="Aptos Light" w:hAnsi="Aptos Light"/>
                <w:sz w:val="20"/>
                <w:szCs w:val="20"/>
              </w:rPr>
            </w:pPr>
            <w:r w:rsidRPr="00EE1802">
              <w:rPr>
                <w:rFonts w:ascii="Aptos Light" w:hAnsi="Aptos Light"/>
                <w:sz w:val="20"/>
                <w:szCs w:val="20"/>
              </w:rPr>
              <w:t>The project attracted diversified international financing from IFC, EBRD, and the Austrian Development Bank (OeEB), with concessional funding from the Canada-IFC Blended Climate Finance Program helping to de-risk the investment and keep tariffs affordable.</w:t>
            </w:r>
          </w:p>
          <w:p w:rsidRPr="00EE1802" w:rsidR="00EE1802" w:rsidP="00EE1802" w:rsidRDefault="00EE1802" w14:paraId="05305DAE" w14:textId="77777777">
            <w:pPr>
              <w:spacing w:line="259" w:lineRule="auto"/>
              <w:rPr>
                <w:rFonts w:ascii="Aptos Light" w:hAnsi="Aptos Light"/>
                <w:sz w:val="20"/>
                <w:szCs w:val="20"/>
              </w:rPr>
            </w:pPr>
          </w:p>
          <w:p w:rsidRPr="00EE1802" w:rsidR="00EE1802" w:rsidP="00EE1802" w:rsidRDefault="004D104E" w14:paraId="42BB0368" w14:textId="12434988">
            <w:pPr>
              <w:spacing w:line="259" w:lineRule="auto"/>
              <w:rPr>
                <w:rFonts w:ascii="Aptos Light" w:hAnsi="Aptos Light"/>
                <w:sz w:val="20"/>
                <w:szCs w:val="20"/>
              </w:rPr>
            </w:pPr>
            <w:r>
              <w:rPr>
                <w:rFonts w:ascii="Aptos Light" w:hAnsi="Aptos Light"/>
                <w:sz w:val="20"/>
                <w:szCs w:val="20"/>
              </w:rPr>
              <w:t>In addition</w:t>
            </w:r>
            <w:r w:rsidRPr="00EE1802" w:rsidR="00EE1802">
              <w:rPr>
                <w:rFonts w:ascii="Aptos Light" w:hAnsi="Aptos Light"/>
                <w:sz w:val="20"/>
                <w:szCs w:val="20"/>
              </w:rPr>
              <w:t xml:space="preserve">, </w:t>
            </w:r>
            <w:r w:rsidR="00A43202">
              <w:rPr>
                <w:rFonts w:ascii="Aptos Light" w:hAnsi="Aptos Light"/>
                <w:sz w:val="20"/>
                <w:szCs w:val="20"/>
              </w:rPr>
              <w:t xml:space="preserve">guarantees were provided by </w:t>
            </w:r>
            <w:r w:rsidRPr="00EE1802" w:rsidR="00EE1802">
              <w:rPr>
                <w:rFonts w:ascii="Aptos Light" w:hAnsi="Aptos Light"/>
                <w:sz w:val="20"/>
                <w:szCs w:val="20"/>
              </w:rPr>
              <w:t xml:space="preserve">MIGA </w:t>
            </w:r>
            <w:r w:rsidR="00A43202">
              <w:rPr>
                <w:rFonts w:ascii="Aptos Light" w:hAnsi="Aptos Light"/>
                <w:sz w:val="20"/>
                <w:szCs w:val="20"/>
              </w:rPr>
              <w:t xml:space="preserve">to </w:t>
            </w:r>
            <w:r w:rsidR="00FF64DF">
              <w:rPr>
                <w:rFonts w:ascii="Aptos Light" w:hAnsi="Aptos Light"/>
                <w:sz w:val="20"/>
                <w:szCs w:val="20"/>
              </w:rPr>
              <w:t xml:space="preserve">cover </w:t>
            </w:r>
            <w:r w:rsidR="007572B1">
              <w:rPr>
                <w:rFonts w:ascii="Aptos Light" w:hAnsi="Aptos Light"/>
                <w:sz w:val="20"/>
                <w:szCs w:val="20"/>
              </w:rPr>
              <w:t xml:space="preserve">investors </w:t>
            </w:r>
            <w:r w:rsidRPr="00EE1802" w:rsidR="007572B1">
              <w:rPr>
                <w:rFonts w:ascii="Aptos Light" w:hAnsi="Aptos Light"/>
                <w:sz w:val="20"/>
                <w:szCs w:val="20"/>
              </w:rPr>
              <w:t>against</w:t>
            </w:r>
            <w:r w:rsidRPr="00EE1802" w:rsidR="00EE1802">
              <w:rPr>
                <w:rFonts w:ascii="Aptos Light" w:hAnsi="Aptos Light"/>
                <w:sz w:val="20"/>
                <w:szCs w:val="20"/>
              </w:rPr>
              <w:t xml:space="preserve"> political risks. These guarantees protected investor capital without requiring a sovereign guarantee, making the project attractive to private participants. Guaranteed energy purchase agreements enabled structuring of debt repayment and profit forecasting.</w:t>
            </w:r>
          </w:p>
          <w:p w:rsidRPr="008E5107" w:rsidR="00D51018" w:rsidP="00D51018" w:rsidRDefault="00D51018" w14:paraId="1F34A2FA" w14:textId="7093DA27">
            <w:pPr>
              <w:spacing w:line="259" w:lineRule="auto"/>
              <w:rPr>
                <w:rFonts w:ascii="Aptos ExtraBold" w:hAnsi="Aptos ExtraBold"/>
                <w:color w:val="01BEE6"/>
                <w:lang w:val="en-US"/>
              </w:rPr>
            </w:pPr>
          </w:p>
        </w:tc>
      </w:tr>
      <w:tr w:rsidRPr="008E5107" w:rsidR="00C40978" w:rsidTr="005E1E16" w14:paraId="465DC9EF" w14:textId="77777777">
        <w:trPr>
          <w:trHeight w:val="245"/>
        </w:trPr>
        <w:tc>
          <w:tcPr>
            <w:tcW w:w="11061" w:type="dxa"/>
            <w:gridSpan w:val="3"/>
            <w:tcBorders>
              <w:top w:val="nil"/>
              <w:left w:val="nil"/>
              <w:bottom w:val="nil"/>
              <w:right w:val="nil"/>
            </w:tcBorders>
            <w:vAlign w:val="center"/>
          </w:tcPr>
          <w:p w:rsidR="00AD0B3D" w:rsidP="00AD5A17" w:rsidRDefault="00BE2204" w14:paraId="0FC13EA4" w14:textId="1FC2AA6D">
            <w:pPr>
              <w:spacing w:before="120" w:after="240"/>
              <w:jc w:val="center"/>
              <w:rPr>
                <w:rFonts w:ascii="Aptos ExtraBold" w:hAnsi="Aptos ExtraBold"/>
                <w:sz w:val="22"/>
                <w:szCs w:val="22"/>
                <w:lang w:val="en-US"/>
              </w:rPr>
            </w:pPr>
            <w:r w:rsidRPr="008E5107">
              <w:rPr>
                <w:rFonts w:ascii="Aptos ExtraBold" w:hAnsi="Aptos ExtraBold"/>
                <w:sz w:val="22"/>
                <w:szCs w:val="22"/>
                <w:lang w:val="en-US"/>
              </w:rPr>
              <w:t xml:space="preserve">APPROACH TO </w:t>
            </w:r>
            <w:r w:rsidR="00B45CCA">
              <w:rPr>
                <w:rFonts w:ascii="Aptos ExtraBold" w:hAnsi="Aptos ExtraBold"/>
                <w:sz w:val="22"/>
                <w:szCs w:val="22"/>
                <w:lang w:val="en-US"/>
              </w:rPr>
              <w:t>ENVIRONMENT</w:t>
            </w:r>
          </w:p>
          <w:p w:rsidR="00D51018" w:rsidP="00B45CCA" w:rsidRDefault="00D51018" w14:paraId="2E355AF8" w14:textId="77777777">
            <w:pPr>
              <w:spacing w:line="259" w:lineRule="auto"/>
              <w:rPr>
                <w:rFonts w:ascii="Aptos Light" w:hAnsi="Aptos Light"/>
                <w:b/>
                <w:bCs/>
                <w:sz w:val="20"/>
                <w:szCs w:val="20"/>
                <w:lang w:val="en-US"/>
              </w:rPr>
            </w:pPr>
            <w:r w:rsidRPr="00D51018">
              <w:rPr>
                <w:rFonts w:ascii="Aptos Light" w:hAnsi="Aptos Light"/>
                <w:b/>
                <w:bCs/>
                <w:sz w:val="20"/>
                <w:szCs w:val="20"/>
                <w:lang w:val="en-US"/>
              </w:rPr>
              <w:t>Meeting International Environmental Standards</w:t>
            </w:r>
          </w:p>
          <w:p w:rsidRPr="00D51018" w:rsidR="00D51018" w:rsidP="00D51018" w:rsidRDefault="00D51018" w14:paraId="6A5FF812" w14:textId="758F824A">
            <w:pPr>
              <w:spacing w:line="259" w:lineRule="auto"/>
              <w:rPr>
                <w:rFonts w:ascii="Aptos Light" w:hAnsi="Aptos Light"/>
                <w:sz w:val="20"/>
                <w:szCs w:val="20"/>
              </w:rPr>
            </w:pPr>
            <w:r w:rsidRPr="00D51018">
              <w:rPr>
                <w:rFonts w:ascii="Aptos Light" w:hAnsi="Aptos Light"/>
                <w:sz w:val="20"/>
                <w:szCs w:val="20"/>
              </w:rPr>
              <w:t xml:space="preserve">The Belgrade project demonstrates that emerging market infrastructure can achieve - and be certified against - the highest international environmental standards. Every component of the </w:t>
            </w:r>
            <w:r w:rsidR="0013444A">
              <w:rPr>
                <w:rFonts w:ascii="Aptos Light" w:hAnsi="Aptos Light"/>
                <w:sz w:val="20"/>
                <w:szCs w:val="20"/>
              </w:rPr>
              <w:t>project</w:t>
            </w:r>
            <w:r w:rsidRPr="00D51018">
              <w:rPr>
                <w:rFonts w:ascii="Aptos Light" w:hAnsi="Aptos Light"/>
                <w:sz w:val="20"/>
                <w:szCs w:val="20"/>
              </w:rPr>
              <w:t xml:space="preserve"> was designed to meet EU environmental requirements, positioning Serbia closer to its </w:t>
            </w:r>
            <w:r w:rsidR="0013444A">
              <w:rPr>
                <w:rFonts w:ascii="Aptos Light" w:hAnsi="Aptos Light"/>
                <w:sz w:val="20"/>
                <w:szCs w:val="20"/>
              </w:rPr>
              <w:t xml:space="preserve">EU </w:t>
            </w:r>
            <w:r w:rsidRPr="00D51018">
              <w:rPr>
                <w:rFonts w:ascii="Aptos Light" w:hAnsi="Aptos Light"/>
                <w:sz w:val="20"/>
                <w:szCs w:val="20"/>
              </w:rPr>
              <w:t>accession goals while delivering immediate environmental benefits.</w:t>
            </w:r>
          </w:p>
          <w:p w:rsidRPr="00D51018" w:rsidR="00D51018" w:rsidP="00D51018" w:rsidRDefault="00D51018" w14:paraId="7EBCB456" w14:textId="77777777">
            <w:pPr>
              <w:spacing w:line="259" w:lineRule="auto"/>
              <w:rPr>
                <w:rFonts w:ascii="Aptos Light" w:hAnsi="Aptos Light"/>
                <w:sz w:val="20"/>
                <w:szCs w:val="20"/>
              </w:rPr>
            </w:pPr>
            <w:r w:rsidRPr="00D51018">
              <w:rPr>
                <w:rFonts w:ascii="Aptos Light" w:hAnsi="Aptos Light"/>
                <w:sz w:val="20"/>
                <w:szCs w:val="20"/>
              </w:rPr>
              <w:t>The new sanitary landfill incorporates high-quality lining, gas collection, and leachate treatment systems that prevent contamination of groundwater and the Danube River - addressing one of the legacy site's most damaging impacts. The waste-to-</w:t>
            </w:r>
            <w:r w:rsidRPr="00D51018">
              <w:rPr>
                <w:rFonts w:ascii="Aptos Light" w:hAnsi="Aptos Light"/>
                <w:sz w:val="20"/>
                <w:szCs w:val="20"/>
              </w:rPr>
              <w:lastRenderedPageBreak/>
              <w:t>energy facility meets European emissions standards, processing waste that would otherwise decompose in an uncontrolled manner releasing methane and other pollutants.</w:t>
            </w:r>
          </w:p>
          <w:p w:rsidR="00B45CCA" w:rsidP="00B45CCA" w:rsidRDefault="00B45CCA" w14:paraId="31B81F8B" w14:textId="77777777">
            <w:pPr>
              <w:spacing w:line="259" w:lineRule="auto"/>
              <w:rPr>
                <w:rFonts w:ascii="Aptos Light" w:hAnsi="Aptos Light"/>
                <w:sz w:val="20"/>
                <w:szCs w:val="20"/>
                <w:lang w:val="en-US"/>
              </w:rPr>
            </w:pPr>
          </w:p>
          <w:p w:rsidRPr="00D51018" w:rsidR="00D51018" w:rsidP="00D51018" w:rsidRDefault="00D51018" w14:paraId="660B541A" w14:textId="77777777">
            <w:pPr>
              <w:spacing w:line="259" w:lineRule="auto"/>
              <w:rPr>
                <w:rFonts w:ascii="Aptos Light" w:hAnsi="Aptos Light"/>
                <w:b/>
                <w:bCs/>
                <w:sz w:val="20"/>
                <w:szCs w:val="20"/>
              </w:rPr>
            </w:pPr>
            <w:r w:rsidRPr="00D51018">
              <w:rPr>
                <w:rFonts w:ascii="Aptos Light" w:hAnsi="Aptos Light"/>
                <w:b/>
                <w:bCs/>
                <w:sz w:val="20"/>
                <w:szCs w:val="20"/>
              </w:rPr>
              <w:t>Decarbonizing Through Waste-to-Energy</w:t>
            </w:r>
          </w:p>
          <w:p w:rsidR="00D51018" w:rsidP="00D51018" w:rsidRDefault="00D51018" w14:paraId="53D4C393" w14:textId="77777777">
            <w:pPr>
              <w:spacing w:line="259" w:lineRule="auto"/>
              <w:rPr>
                <w:rFonts w:ascii="Aptos Light" w:hAnsi="Aptos Light"/>
                <w:sz w:val="20"/>
                <w:szCs w:val="20"/>
              </w:rPr>
            </w:pPr>
            <w:r w:rsidRPr="00D51018">
              <w:rPr>
                <w:rFonts w:ascii="Aptos Light" w:hAnsi="Aptos Light"/>
                <w:sz w:val="20"/>
                <w:szCs w:val="20"/>
              </w:rPr>
              <w:t>The project's approach to decarbonization addresses emissions at multiple points. The waste-to-energy facility eliminates methane emissions that would result from uncontrolled decomposition - methane being a greenhouse gas with warming potential far exceeding carbon dioxide. By generating electricity and heat from waste, the facility displaces fossil fuel generation that would otherwise be required to meet Belgrade's energy needs.</w:t>
            </w:r>
          </w:p>
          <w:p w:rsidRPr="00D51018" w:rsidR="00EE1802" w:rsidP="00D51018" w:rsidRDefault="00EE1802" w14:paraId="6E652709" w14:textId="77777777">
            <w:pPr>
              <w:spacing w:line="259" w:lineRule="auto"/>
              <w:rPr>
                <w:rFonts w:ascii="Aptos Light" w:hAnsi="Aptos Light"/>
                <w:sz w:val="20"/>
                <w:szCs w:val="20"/>
              </w:rPr>
            </w:pPr>
          </w:p>
          <w:p w:rsidRPr="00D51018" w:rsidR="00D51018" w:rsidP="00D51018" w:rsidRDefault="00D51018" w14:paraId="4E8EAD10" w14:textId="10226BCB">
            <w:pPr>
              <w:spacing w:line="259" w:lineRule="auto"/>
              <w:rPr>
                <w:rFonts w:ascii="Aptos Light" w:hAnsi="Aptos Light"/>
                <w:b/>
                <w:bCs/>
                <w:sz w:val="20"/>
                <w:szCs w:val="20"/>
              </w:rPr>
            </w:pPr>
            <w:commentRangeStart w:id="29"/>
            <w:commentRangeStart w:id="30"/>
            <w:r w:rsidRPr="00D51018">
              <w:rPr>
                <w:rFonts w:ascii="Aptos Light" w:hAnsi="Aptos Light"/>
                <w:b/>
                <w:bCs/>
                <w:sz w:val="20"/>
                <w:szCs w:val="20"/>
              </w:rPr>
              <w:t>Carbon Credit Certification</w:t>
            </w:r>
            <w:commentRangeEnd w:id="29"/>
            <w:r w:rsidRPr="00D51018" w:rsidR="008D7D70">
              <w:rPr>
                <w:rStyle w:val="CommentReference"/>
                <w:rFonts w:ascii="Aptos Light" w:hAnsi="Aptos Light"/>
                <w:b/>
                <w:bCs/>
                <w:sz w:val="20"/>
                <w:szCs w:val="20"/>
              </w:rPr>
              <w:commentReference w:id="29"/>
            </w:r>
            <w:commentRangeEnd w:id="30"/>
            <w:r>
              <w:rPr>
                <w:rStyle w:val="CommentReference"/>
              </w:rPr>
              <w:commentReference w:id="30"/>
            </w:r>
          </w:p>
          <w:p w:rsidR="00D51018" w:rsidDel="00CB1931" w:rsidP="00D51018" w:rsidRDefault="00D51018" w14:paraId="371E6A95" w14:textId="1E4C4FAC">
            <w:pPr>
              <w:spacing w:line="259" w:lineRule="auto"/>
              <w:rPr>
                <w:del w:author="LSAFB01" w:date="2026-01-24T00:36:00Z" w16du:dateUtc="2026-01-23T19:06:00Z" w:id="31"/>
                <w:rFonts w:ascii="Aptos Light" w:hAnsi="Aptos Light"/>
                <w:sz w:val="20"/>
                <w:szCs w:val="20"/>
              </w:rPr>
            </w:pPr>
            <w:del w:author="LSAFB01" w:date="2026-01-24T00:36:00Z" w16du:dateUtc="2026-01-23T19:06:00Z" w:id="32">
              <w:r w:rsidRPr="00D51018" w:rsidDel="00CB1931">
                <w:rPr>
                  <w:rFonts w:ascii="Aptos Light" w:hAnsi="Aptos Light"/>
                  <w:sz w:val="20"/>
                  <w:szCs w:val="20"/>
                </w:rPr>
                <w:delText xml:space="preserve">The Belgrade Waste Management PPP holds the distinction of being the first waste-to-energy facility in Serbia to receive Gold Standard Carbon Credit Accreditation. This certification - awarded by an internationally recognized standard-setting body - provides independent verification that the project delivers genuine, measurable emissions reductions, enabling the project to generate revenue through the </w:delText>
              </w:r>
              <w:r w:rsidDel="00CB1931" w:rsidR="008E0797">
                <w:rPr>
                  <w:rFonts w:ascii="Aptos Light" w:hAnsi="Aptos Light"/>
                  <w:sz w:val="20"/>
                  <w:szCs w:val="20"/>
                </w:rPr>
                <w:delText>v</w:delText>
              </w:r>
              <w:r w:rsidRPr="00D51018" w:rsidDel="00CB1931">
                <w:rPr>
                  <w:rFonts w:ascii="Aptos Light" w:hAnsi="Aptos Light"/>
                  <w:sz w:val="20"/>
                  <w:szCs w:val="20"/>
                </w:rPr>
                <w:delText xml:space="preserve">oluntary </w:delText>
              </w:r>
              <w:r w:rsidDel="00CB1931" w:rsidR="008E0797">
                <w:rPr>
                  <w:rFonts w:ascii="Aptos Light" w:hAnsi="Aptos Light"/>
                  <w:sz w:val="20"/>
                  <w:szCs w:val="20"/>
                </w:rPr>
                <w:delText>c</w:delText>
              </w:r>
              <w:r w:rsidRPr="00D51018" w:rsidDel="00CB1931">
                <w:rPr>
                  <w:rFonts w:ascii="Aptos Light" w:hAnsi="Aptos Light"/>
                  <w:sz w:val="20"/>
                  <w:szCs w:val="20"/>
                </w:rPr>
                <w:delText xml:space="preserve">arbon </w:delText>
              </w:r>
              <w:r w:rsidDel="00CB1931" w:rsidR="008E0797">
                <w:rPr>
                  <w:rFonts w:ascii="Aptos Light" w:hAnsi="Aptos Light"/>
                  <w:sz w:val="20"/>
                  <w:szCs w:val="20"/>
                </w:rPr>
                <w:delText>m</w:delText>
              </w:r>
              <w:r w:rsidRPr="00D51018" w:rsidDel="00CB1931">
                <w:rPr>
                  <w:rFonts w:ascii="Aptos Light" w:hAnsi="Aptos Light"/>
                  <w:sz w:val="20"/>
                  <w:szCs w:val="20"/>
                </w:rPr>
                <w:delText>arket.</w:delText>
              </w:r>
            </w:del>
          </w:p>
          <w:p w:rsidR="00CB1931" w:rsidP="00D51018" w:rsidRDefault="00CB1931" w14:paraId="0F0E1844" w14:textId="31099A3B">
            <w:pPr>
              <w:spacing w:line="259" w:lineRule="auto"/>
              <w:rPr>
                <w:rFonts w:ascii="Aptos Light" w:hAnsi="Aptos Light"/>
                <w:sz w:val="20"/>
                <w:szCs w:val="20"/>
              </w:rPr>
            </w:pPr>
            <w:ins w:author="LSAFB01" w:date="2026-01-24T00:35:00Z" w:id="33">
              <w:r w:rsidRPr="00CB1931">
                <w:rPr>
                  <w:rFonts w:ascii="Aptos Light" w:hAnsi="Aptos Light"/>
                  <w:sz w:val="20"/>
                  <w:szCs w:val="20"/>
                  <w:lang w:val="en-US"/>
                </w:rPr>
                <w:t>The Belgrade Waste Management PPP received Gold Standard Carbon Credit Accreditation, providing independent verification that the project delivers genuine, measurable emissions reductions. With annual reductions of 210,000 tons CO</w:t>
              </w:r>
              <w:r w:rsidRPr="00CB1931">
                <w:rPr>
                  <w:rFonts w:ascii="Aptos Light" w:hAnsi="Aptos Light"/>
                  <w:sz w:val="20"/>
                  <w:szCs w:val="20"/>
                  <w:vertAlign w:val="subscript"/>
                  <w:lang w:val="en-US"/>
                </w:rPr>
                <w:t>2</w:t>
              </w:r>
              <w:r w:rsidRPr="00CB1931">
                <w:rPr>
                  <w:rFonts w:ascii="Aptos Light" w:hAnsi="Aptos Light"/>
                  <w:sz w:val="20"/>
                  <w:szCs w:val="20"/>
                  <w:lang w:val="en-US"/>
                </w:rPr>
                <w:t xml:space="preserve"> equivalent, the certification enables the project to generate revenue through the voluntary carbon market, contributing to Serbia's decarbonization goals while creating an additional revenue stream for the project.</w:t>
              </w:r>
            </w:ins>
          </w:p>
          <w:p w:rsidRPr="008E5107" w:rsidR="00C91A06" w:rsidP="00FF1149" w:rsidRDefault="00C91A06" w14:paraId="43CDB9CD" w14:textId="613E70B8">
            <w:pPr>
              <w:rPr>
                <w:rFonts w:ascii="Aptos Light" w:hAnsi="Aptos Light"/>
                <w:sz w:val="20"/>
                <w:szCs w:val="20"/>
                <w:lang w:val="en-US"/>
              </w:rPr>
            </w:pPr>
          </w:p>
        </w:tc>
      </w:tr>
      <w:tr w:rsidRPr="008E5107" w:rsidR="004539D3" w:rsidTr="005E1E16" w14:paraId="728BA7BA" w14:textId="77777777">
        <w:trPr>
          <w:trHeight w:val="234"/>
        </w:trPr>
        <w:tc>
          <w:tcPr>
            <w:tcW w:w="11061" w:type="dxa"/>
            <w:gridSpan w:val="3"/>
            <w:tcBorders>
              <w:top w:val="nil"/>
              <w:left w:val="nil"/>
              <w:bottom w:val="nil"/>
              <w:right w:val="nil"/>
            </w:tcBorders>
          </w:tcPr>
          <w:p w:rsidRPr="008E5107" w:rsidR="004539D3" w:rsidP="004539D3" w:rsidRDefault="004539D3" w14:paraId="62AF1A2A" w14:textId="0ACD1403">
            <w:pPr>
              <w:spacing w:line="259" w:lineRule="auto"/>
              <w:rPr>
                <w:rFonts w:ascii="Aptos Light" w:hAnsi="Aptos Light"/>
                <w:sz w:val="20"/>
                <w:szCs w:val="20"/>
                <w:lang w:val="en-US"/>
              </w:rPr>
            </w:pPr>
            <w:r w:rsidRPr="008E5107">
              <w:rPr>
                <w:rFonts w:ascii="Aptos ExtraBold" w:hAnsi="Aptos ExtraBold"/>
                <w:color w:val="01BEE6"/>
                <w:sz w:val="28"/>
                <w:szCs w:val="28"/>
                <w:lang w:val="en-US"/>
              </w:rPr>
              <w:lastRenderedPageBreak/>
              <w:t xml:space="preserve">THE ENABLERS </w:t>
            </w:r>
          </w:p>
        </w:tc>
      </w:tr>
      <w:tr w:rsidRPr="008E5107" w:rsidR="004539D3" w:rsidTr="005E1E16" w14:paraId="4E5B785D" w14:textId="77777777">
        <w:trPr>
          <w:trHeight w:val="234"/>
        </w:trPr>
        <w:tc>
          <w:tcPr>
            <w:tcW w:w="11061" w:type="dxa"/>
            <w:gridSpan w:val="3"/>
            <w:tcBorders>
              <w:top w:val="nil"/>
              <w:left w:val="nil"/>
              <w:bottom w:val="nil"/>
              <w:right w:val="nil"/>
            </w:tcBorders>
            <w:vAlign w:val="center"/>
          </w:tcPr>
          <w:p w:rsidRPr="00D51018" w:rsidR="00D51018" w:rsidP="00D51018" w:rsidRDefault="00D51018" w14:paraId="3BD0FF24" w14:textId="77777777">
            <w:pPr>
              <w:spacing w:line="259" w:lineRule="auto"/>
              <w:rPr>
                <w:rFonts w:ascii="Aptos Light" w:hAnsi="Aptos Light"/>
                <w:b/>
                <w:bCs/>
                <w:sz w:val="20"/>
                <w:szCs w:val="20"/>
              </w:rPr>
            </w:pPr>
            <w:r w:rsidRPr="00D51018">
              <w:rPr>
                <w:rFonts w:ascii="Aptos Light" w:hAnsi="Aptos Light"/>
                <w:b/>
                <w:bCs/>
                <w:sz w:val="20"/>
                <w:szCs w:val="20"/>
              </w:rPr>
              <w:t>City Leadership and Commitment</w:t>
            </w:r>
          </w:p>
          <w:p w:rsidR="00D51018" w:rsidP="00D51018" w:rsidRDefault="00D51018" w14:paraId="5BD8D720" w14:textId="513A1D45">
            <w:pPr>
              <w:spacing w:line="259" w:lineRule="auto"/>
              <w:rPr>
                <w:rFonts w:ascii="Aptos Light" w:hAnsi="Aptos Light"/>
                <w:sz w:val="20"/>
                <w:szCs w:val="20"/>
              </w:rPr>
            </w:pPr>
            <w:r w:rsidRPr="00D51018">
              <w:rPr>
                <w:rFonts w:ascii="Aptos Light" w:hAnsi="Aptos Light"/>
                <w:sz w:val="20"/>
                <w:szCs w:val="20"/>
              </w:rPr>
              <w:t>The City of Belgrade provided the administrative and policy frameworks necessary for a 25-year PPP, including relocation of former residents of the Vinča landfill settlement.</w:t>
            </w:r>
          </w:p>
          <w:p w:rsidR="00D51018" w:rsidP="00D51018" w:rsidRDefault="00D51018" w14:paraId="75CC0392" w14:textId="77777777">
            <w:pPr>
              <w:spacing w:line="259" w:lineRule="auto"/>
              <w:rPr>
                <w:rFonts w:ascii="Aptos Light" w:hAnsi="Aptos Light"/>
                <w:b/>
                <w:bCs/>
                <w:sz w:val="20"/>
                <w:szCs w:val="20"/>
              </w:rPr>
            </w:pPr>
          </w:p>
          <w:p w:rsidRPr="00D51018" w:rsidR="00D51018" w:rsidP="00D51018" w:rsidRDefault="00D51018" w14:paraId="28C1D8AB" w14:textId="2B29987F">
            <w:pPr>
              <w:spacing w:line="259" w:lineRule="auto"/>
              <w:rPr>
                <w:rFonts w:ascii="Aptos Light" w:hAnsi="Aptos Light"/>
                <w:b/>
                <w:bCs/>
                <w:sz w:val="20"/>
                <w:szCs w:val="20"/>
              </w:rPr>
            </w:pPr>
            <w:r w:rsidRPr="00D51018">
              <w:rPr>
                <w:rFonts w:ascii="Aptos Light" w:hAnsi="Aptos Light"/>
                <w:b/>
                <w:bCs/>
                <w:sz w:val="20"/>
                <w:szCs w:val="20"/>
              </w:rPr>
              <w:t>World Bank Group Structuring</w:t>
            </w:r>
          </w:p>
          <w:p w:rsidRPr="00D51018" w:rsidR="007411EB" w:rsidP="00D51018" w:rsidRDefault="007411EB" w14:paraId="33E874EA" w14:textId="684DA832">
            <w:pPr>
              <w:spacing w:line="259" w:lineRule="auto"/>
              <w:rPr>
                <w:rFonts w:ascii="Aptos Light" w:hAnsi="Aptos Light"/>
                <w:sz w:val="20"/>
                <w:szCs w:val="20"/>
              </w:rPr>
            </w:pPr>
            <w:r w:rsidRPr="007411EB">
              <w:rPr>
                <w:rFonts w:ascii="Aptos Light" w:hAnsi="Aptos Light"/>
                <w:sz w:val="20"/>
                <w:szCs w:val="20"/>
                <w:lang w:val="en-US"/>
              </w:rPr>
              <w:t xml:space="preserve">IFC's PPP transaction advisory department acted as the City of Belgrade's lead transaction advisor from 2014. After four years of careful preparation, the team helped structure a bankable contract </w:t>
            </w:r>
            <w:r w:rsidR="00F84923">
              <w:rPr>
                <w:rFonts w:ascii="Aptos Light" w:hAnsi="Aptos Light"/>
                <w:sz w:val="20"/>
                <w:szCs w:val="20"/>
                <w:lang w:val="en-US"/>
              </w:rPr>
              <w:t xml:space="preserve">that attracted </w:t>
            </w:r>
            <w:r w:rsidRPr="007411EB">
              <w:rPr>
                <w:rFonts w:ascii="Aptos Light" w:hAnsi="Aptos Light"/>
                <w:sz w:val="20"/>
                <w:szCs w:val="20"/>
                <w:lang w:val="en-US"/>
              </w:rPr>
              <w:t>five pre-qualified bidders. IFC subsequently participated as a lender alongside EBRD and OeEB. MIGA's guarantees helped provide comfort to investors without the need for a sovereign guarantee, which had a positive impact on Serbia's fiscal space.</w:t>
            </w:r>
          </w:p>
          <w:p w:rsidR="00D51018" w:rsidP="00D51018" w:rsidRDefault="00D51018" w14:paraId="798AD6ED" w14:textId="77777777">
            <w:pPr>
              <w:spacing w:line="259" w:lineRule="auto"/>
              <w:rPr>
                <w:rFonts w:ascii="Aptos Light" w:hAnsi="Aptos Light"/>
                <w:b/>
                <w:bCs/>
                <w:sz w:val="20"/>
                <w:szCs w:val="20"/>
              </w:rPr>
            </w:pPr>
          </w:p>
          <w:p w:rsidRPr="00D51018" w:rsidR="00D51018" w:rsidP="00D51018" w:rsidRDefault="00D51018" w14:paraId="6FAD1FFD" w14:textId="2EB1E429">
            <w:pPr>
              <w:spacing w:line="259" w:lineRule="auto"/>
              <w:rPr>
                <w:rFonts w:ascii="Aptos Light" w:hAnsi="Aptos Light"/>
                <w:b/>
                <w:bCs/>
                <w:sz w:val="20"/>
                <w:szCs w:val="20"/>
              </w:rPr>
            </w:pPr>
            <w:r w:rsidRPr="00D51018">
              <w:rPr>
                <w:rFonts w:ascii="Aptos Light" w:hAnsi="Aptos Light"/>
                <w:b/>
                <w:bCs/>
                <w:sz w:val="20"/>
                <w:szCs w:val="20"/>
              </w:rPr>
              <w:t>Private Sector Expertise</w:t>
            </w:r>
          </w:p>
          <w:p w:rsidRPr="00D51018" w:rsidR="007411EB" w:rsidP="00D51018" w:rsidRDefault="007411EB" w14:paraId="7DA2B0E9" w14:textId="6BC046A5">
            <w:pPr>
              <w:spacing w:line="259" w:lineRule="auto"/>
              <w:rPr>
                <w:rFonts w:ascii="Aptos Light" w:hAnsi="Aptos Light"/>
                <w:sz w:val="20"/>
                <w:szCs w:val="20"/>
              </w:rPr>
            </w:pPr>
            <w:r w:rsidRPr="007411EB">
              <w:rPr>
                <w:rFonts w:ascii="Aptos Light" w:hAnsi="Aptos Light"/>
                <w:sz w:val="20"/>
                <w:szCs w:val="20"/>
                <w:lang w:val="en-US"/>
              </w:rPr>
              <w:t xml:space="preserve">The contract was awarded to </w:t>
            </w:r>
            <w:r w:rsidR="00121500">
              <w:rPr>
                <w:rFonts w:ascii="Aptos Light" w:hAnsi="Aptos Light"/>
                <w:sz w:val="20"/>
                <w:szCs w:val="20"/>
                <w:lang w:val="en-US"/>
              </w:rPr>
              <w:t>a</w:t>
            </w:r>
            <w:r w:rsidRPr="007411EB">
              <w:rPr>
                <w:rFonts w:ascii="Aptos Light" w:hAnsi="Aptos Light"/>
                <w:sz w:val="20"/>
                <w:szCs w:val="20"/>
                <w:lang w:val="en-US"/>
              </w:rPr>
              <w:t xml:space="preserve"> consortium </w:t>
            </w:r>
            <w:r w:rsidR="00121500">
              <w:rPr>
                <w:rFonts w:ascii="Aptos Light" w:hAnsi="Aptos Light"/>
                <w:sz w:val="20"/>
                <w:szCs w:val="20"/>
                <w:lang w:val="en-US"/>
              </w:rPr>
              <w:t>with</w:t>
            </w:r>
            <w:r w:rsidRPr="007411EB">
              <w:rPr>
                <w:rFonts w:ascii="Aptos Light" w:hAnsi="Aptos Light"/>
                <w:sz w:val="20"/>
                <w:szCs w:val="20"/>
                <w:lang w:val="en-US"/>
              </w:rPr>
              <w:t xml:space="preserve"> an established track record of joint development in similar waste-to-energy projects.</w:t>
            </w:r>
          </w:p>
          <w:p w:rsidR="00D51018" w:rsidP="00D51018" w:rsidRDefault="00D51018" w14:paraId="488315D4" w14:textId="77777777">
            <w:pPr>
              <w:spacing w:line="259" w:lineRule="auto"/>
              <w:rPr>
                <w:rFonts w:ascii="Aptos Light" w:hAnsi="Aptos Light"/>
                <w:b/>
                <w:bCs/>
                <w:sz w:val="20"/>
                <w:szCs w:val="20"/>
              </w:rPr>
            </w:pPr>
          </w:p>
          <w:p w:rsidRPr="00D51018" w:rsidR="00D51018" w:rsidP="00D51018" w:rsidRDefault="00D51018" w14:paraId="2A420D1D" w14:textId="37EADF3E">
            <w:pPr>
              <w:spacing w:line="259" w:lineRule="auto"/>
              <w:rPr>
                <w:rFonts w:ascii="Aptos Light" w:hAnsi="Aptos Light"/>
                <w:b/>
                <w:bCs/>
                <w:sz w:val="20"/>
                <w:szCs w:val="20"/>
              </w:rPr>
            </w:pPr>
            <w:r w:rsidRPr="00D51018">
              <w:rPr>
                <w:rFonts w:ascii="Aptos Light" w:hAnsi="Aptos Light"/>
                <w:b/>
                <w:bCs/>
                <w:sz w:val="20"/>
                <w:szCs w:val="20"/>
              </w:rPr>
              <w:t>Comprehensive Contract Structure</w:t>
            </w:r>
          </w:p>
          <w:p w:rsidRPr="00D51018" w:rsidR="007411EB" w:rsidP="00D51018" w:rsidRDefault="007411EB" w14:paraId="0A32A3F5" w14:textId="337A9A57">
            <w:pPr>
              <w:spacing w:line="259" w:lineRule="auto"/>
              <w:rPr>
                <w:rFonts w:ascii="Aptos Light" w:hAnsi="Aptos Light"/>
                <w:sz w:val="20"/>
                <w:szCs w:val="20"/>
                <w:lang w:val="en-US"/>
              </w:rPr>
            </w:pPr>
            <w:r w:rsidRPr="007411EB">
              <w:rPr>
                <w:rFonts w:ascii="Aptos Light" w:hAnsi="Aptos Light"/>
                <w:sz w:val="20"/>
                <w:szCs w:val="20"/>
                <w:lang w:val="en-US"/>
              </w:rPr>
              <w:t>The PPP contract included guaranteed revenue streams: waste management fees from the City of Belgrade, a 25-year heat purchase agreement with district heating company, and a 12-year power-purchase agreement with Serbian national electric utility EPS.</w:t>
            </w:r>
          </w:p>
          <w:p w:rsidRPr="008E5107" w:rsidR="00FD0A99" w:rsidP="00953D7E" w:rsidRDefault="00DF5245" w14:paraId="50035125" w14:textId="16BFE9A4">
            <w:pPr>
              <w:spacing w:line="259" w:lineRule="auto"/>
              <w:rPr>
                <w:rFonts w:ascii="Aptos Light" w:hAnsi="Aptos Light"/>
                <w:sz w:val="20"/>
                <w:szCs w:val="20"/>
                <w:lang w:val="en-US"/>
              </w:rPr>
            </w:pPr>
            <w:r w:rsidRPr="00DF5245">
              <w:rPr>
                <w:rFonts w:ascii="Aptos Light" w:hAnsi="Aptos Light"/>
                <w:noProof/>
                <w:sz w:val="20"/>
                <w:szCs w:val="20"/>
              </w:rPr>
              <w:lastRenderedPageBreak/>
              <w:drawing>
                <wp:inline distT="0" distB="0" distL="0" distR="0" wp14:anchorId="5B730694" wp14:editId="7474678C">
                  <wp:extent cx="6886575" cy="2466109"/>
                  <wp:effectExtent l="0" t="0" r="0" b="0"/>
                  <wp:docPr id="1418443506" name="Pict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43506" name="Picture 1">
                            <a:hlinkClick r:id="rId19"/>
                          </pic:cNvPr>
                          <pic:cNvPicPr/>
                        </pic:nvPicPr>
                        <pic:blipFill rotWithShape="1">
                          <a:blip r:embed="rId23"/>
                          <a:srcRect t="23837" b="11874"/>
                          <a:stretch>
                            <a:fillRect/>
                          </a:stretch>
                        </pic:blipFill>
                        <pic:spPr bwMode="auto">
                          <a:xfrm>
                            <a:off x="0" y="0"/>
                            <a:ext cx="6886575" cy="2466109"/>
                          </a:xfrm>
                          <a:prstGeom prst="rect">
                            <a:avLst/>
                          </a:prstGeom>
                          <a:ln>
                            <a:noFill/>
                          </a:ln>
                          <a:extLst>
                            <a:ext uri="{53640926-AAD7-44D8-BBD7-CCE9431645EC}">
                              <a14:shadowObscured xmlns:a14="http://schemas.microsoft.com/office/drawing/2010/main"/>
                            </a:ext>
                          </a:extLst>
                        </pic:spPr>
                      </pic:pic>
                    </a:graphicData>
                  </a:graphic>
                </wp:inline>
              </w:drawing>
            </w:r>
          </w:p>
          <w:p w:rsidR="00DF5245" w:rsidP="00C57258" w:rsidRDefault="00DF5245" w14:paraId="5BD0CDCF" w14:textId="77777777">
            <w:pPr>
              <w:spacing w:line="259" w:lineRule="auto"/>
              <w:rPr>
                <w:rFonts w:ascii="Aptos ExtraBold" w:hAnsi="Aptos ExtraBold"/>
                <w:color w:val="01BEE6"/>
                <w:sz w:val="28"/>
                <w:szCs w:val="28"/>
                <w:lang w:val="en-US"/>
              </w:rPr>
            </w:pPr>
          </w:p>
          <w:p w:rsidRPr="008E5107" w:rsidR="00C57258" w:rsidP="00C57258" w:rsidRDefault="00C57258" w14:paraId="02C5E9AC" w14:textId="61E2FB55">
            <w:pPr>
              <w:spacing w:line="259" w:lineRule="auto"/>
              <w:rPr>
                <w:rFonts w:ascii="Aptos ExtraBold" w:hAnsi="Aptos ExtraBold"/>
                <w:color w:val="01BEE6"/>
                <w:sz w:val="28"/>
                <w:szCs w:val="28"/>
                <w:lang w:val="en-US"/>
              </w:rPr>
            </w:pPr>
            <w:r w:rsidRPr="008E5107">
              <w:rPr>
                <w:rFonts w:ascii="Aptos ExtraBold" w:hAnsi="Aptos ExtraBold"/>
                <w:color w:val="01BEE6"/>
                <w:sz w:val="28"/>
                <w:szCs w:val="28"/>
                <w:lang w:val="en-US"/>
              </w:rPr>
              <w:t>THE RESULT</w:t>
            </w:r>
          </w:p>
          <w:p w:rsidRPr="00D51018" w:rsidR="00D51018" w:rsidP="00D51018" w:rsidRDefault="00D51018" w14:paraId="1355604A" w14:textId="77777777">
            <w:pPr>
              <w:spacing w:before="100" w:after="100"/>
              <w:rPr>
                <w:rFonts w:ascii="Aptos Light" w:hAnsi="Aptos Light"/>
                <w:sz w:val="22"/>
                <w:szCs w:val="22"/>
              </w:rPr>
            </w:pPr>
            <w:r w:rsidRPr="00D51018">
              <w:rPr>
                <w:rFonts w:ascii="Aptos Light" w:hAnsi="Aptos Light"/>
                <w:sz w:val="20"/>
                <w:szCs w:val="20"/>
              </w:rPr>
              <w:t>The Belgrade Waste Management project became fully operational in July 2024, delivering measurable results across environmental, energy, and social dimensions:</w:t>
            </w:r>
          </w:p>
          <w:p w:rsidRPr="00D51018" w:rsidR="00D51018" w:rsidP="00D51018" w:rsidRDefault="00D51018" w14:paraId="4D5BA2A4" w14:textId="77777777">
            <w:pPr>
              <w:spacing w:before="100" w:after="50"/>
              <w:rPr>
                <w:rFonts w:ascii="Aptos Light" w:hAnsi="Aptos Light"/>
                <w:sz w:val="22"/>
                <w:szCs w:val="22"/>
              </w:rPr>
            </w:pPr>
            <w:r w:rsidRPr="00D51018">
              <w:rPr>
                <w:rFonts w:ascii="Aptos Light" w:hAnsi="Aptos Light"/>
                <w:b/>
                <w:bCs/>
                <w:sz w:val="20"/>
                <w:szCs w:val="20"/>
              </w:rPr>
              <w:t>Environmental Outcomes</w:t>
            </w:r>
          </w:p>
          <w:p w:rsidRPr="00D51018" w:rsidR="00D51018" w:rsidP="00CE6A1F" w:rsidRDefault="00D51018" w14:paraId="4F7B4A6A" w14:textId="5BB0D17E">
            <w:pPr>
              <w:pStyle w:val="ListParagraph"/>
              <w:numPr>
                <w:ilvl w:val="0"/>
                <w:numId w:val="4"/>
              </w:numPr>
              <w:contextualSpacing w:val="0"/>
              <w:rPr>
                <w:rFonts w:ascii="Aptos Light" w:hAnsi="Aptos Light"/>
                <w:sz w:val="22"/>
                <w:szCs w:val="22"/>
              </w:rPr>
            </w:pPr>
            <w:r w:rsidRPr="00D51018">
              <w:rPr>
                <w:rFonts w:ascii="Aptos Light" w:hAnsi="Aptos Light"/>
                <w:sz w:val="20"/>
                <w:szCs w:val="20"/>
              </w:rPr>
              <w:t>210,000 tons CO</w:t>
            </w:r>
            <w:r w:rsidRPr="00EE1802">
              <w:rPr>
                <w:rFonts w:ascii="Aptos Light" w:hAnsi="Aptos Light"/>
                <w:sz w:val="20"/>
                <w:szCs w:val="20"/>
                <w:vertAlign w:val="subscript"/>
              </w:rPr>
              <w:t>2</w:t>
            </w:r>
            <w:r w:rsidRPr="00D51018">
              <w:rPr>
                <w:rFonts w:ascii="Aptos Light" w:hAnsi="Aptos Light"/>
                <w:sz w:val="20"/>
                <w:szCs w:val="20"/>
              </w:rPr>
              <w:t>e reduced annually - equivalent to taking nearly 46,000 cars off the road - certified under Gold Standard accreditation</w:t>
            </w:r>
          </w:p>
          <w:p w:rsidRPr="00D51018" w:rsidR="00D51018" w:rsidP="00CE6A1F" w:rsidRDefault="00D51018" w14:paraId="47E2A05F" w14:textId="77777777">
            <w:pPr>
              <w:pStyle w:val="ListParagraph"/>
              <w:numPr>
                <w:ilvl w:val="0"/>
                <w:numId w:val="4"/>
              </w:numPr>
              <w:contextualSpacing w:val="0"/>
              <w:rPr>
                <w:rFonts w:ascii="Aptos Light" w:hAnsi="Aptos Light"/>
                <w:sz w:val="22"/>
                <w:szCs w:val="22"/>
              </w:rPr>
            </w:pPr>
            <w:r w:rsidRPr="00D51018">
              <w:rPr>
                <w:rFonts w:ascii="Aptos Light" w:hAnsi="Aptos Light"/>
                <w:sz w:val="20"/>
                <w:szCs w:val="20"/>
              </w:rPr>
              <w:t>Legacy Vinča landfill - Europe's largest open dump - transformed into EU-compliant facility</w:t>
            </w:r>
          </w:p>
          <w:p w:rsidRPr="00D51018" w:rsidR="00D51018" w:rsidP="00CE6A1F" w:rsidRDefault="00D51018" w14:paraId="5C2F2A83" w14:textId="77777777">
            <w:pPr>
              <w:pStyle w:val="ListParagraph"/>
              <w:numPr>
                <w:ilvl w:val="0"/>
                <w:numId w:val="4"/>
              </w:numPr>
              <w:contextualSpacing w:val="0"/>
              <w:rPr>
                <w:rFonts w:ascii="Aptos Light" w:hAnsi="Aptos Light"/>
                <w:sz w:val="22"/>
                <w:szCs w:val="22"/>
              </w:rPr>
            </w:pPr>
            <w:commentRangeStart w:id="34"/>
            <w:commentRangeStart w:id="35"/>
            <w:r w:rsidRPr="00D51018">
              <w:rPr>
                <w:rFonts w:ascii="Aptos Light" w:hAnsi="Aptos Light"/>
                <w:sz w:val="20"/>
                <w:szCs w:val="20"/>
              </w:rPr>
              <w:t>Mountains of accumulated trash being converted into green space; improved air and water quality across Belgrade region</w:t>
            </w:r>
            <w:commentRangeEnd w:id="34"/>
            <w:r w:rsidRPr="00D51018" w:rsidR="00D5245D">
              <w:rPr>
                <w:rStyle w:val="CommentReference"/>
                <w:rFonts w:ascii="Aptos Light" w:hAnsi="Aptos Light"/>
                <w:sz w:val="22"/>
                <w:szCs w:val="22"/>
              </w:rPr>
              <w:commentReference w:id="34"/>
            </w:r>
            <w:commentRangeEnd w:id="35"/>
            <w:r>
              <w:rPr>
                <w:rStyle w:val="CommentReference"/>
              </w:rPr>
              <w:commentReference w:id="35"/>
            </w:r>
          </w:p>
          <w:p w:rsidRPr="00D51018" w:rsidR="00D51018" w:rsidP="00D51018" w:rsidRDefault="00D51018" w14:paraId="187EC0CE" w14:textId="77777777">
            <w:pPr>
              <w:spacing w:before="100" w:after="50"/>
              <w:rPr>
                <w:rFonts w:ascii="Aptos Light" w:hAnsi="Aptos Light"/>
                <w:sz w:val="22"/>
                <w:szCs w:val="22"/>
              </w:rPr>
            </w:pPr>
            <w:r w:rsidRPr="00D51018">
              <w:rPr>
                <w:rFonts w:ascii="Aptos Light" w:hAnsi="Aptos Light"/>
                <w:b/>
                <w:bCs/>
                <w:sz w:val="20"/>
                <w:szCs w:val="20"/>
              </w:rPr>
              <w:t>Energy Production</w:t>
            </w:r>
          </w:p>
          <w:p w:rsidRPr="00D51018" w:rsidR="00D51018" w:rsidP="00CE6A1F" w:rsidRDefault="00D51018" w14:paraId="51B750D0" w14:textId="77777777">
            <w:pPr>
              <w:pStyle w:val="ListParagraph"/>
              <w:numPr>
                <w:ilvl w:val="0"/>
                <w:numId w:val="4"/>
              </w:numPr>
              <w:contextualSpacing w:val="0"/>
              <w:rPr>
                <w:rFonts w:ascii="Aptos Light" w:hAnsi="Aptos Light"/>
                <w:sz w:val="22"/>
                <w:szCs w:val="22"/>
              </w:rPr>
            </w:pPr>
            <w:r w:rsidRPr="00D51018">
              <w:rPr>
                <w:rFonts w:ascii="Aptos Light" w:hAnsi="Aptos Light"/>
                <w:sz w:val="20"/>
                <w:szCs w:val="20"/>
              </w:rPr>
              <w:t>30 MW of clean electricity serving approximately 30,000 Belgrade households</w:t>
            </w:r>
          </w:p>
          <w:p w:rsidRPr="00D51018" w:rsidR="00D51018" w:rsidP="00CE6A1F" w:rsidRDefault="00D51018" w14:paraId="00A41B53" w14:textId="00152699">
            <w:pPr>
              <w:pStyle w:val="ListParagraph"/>
              <w:numPr>
                <w:ilvl w:val="0"/>
                <w:numId w:val="4"/>
              </w:numPr>
              <w:contextualSpacing w:val="0"/>
              <w:rPr>
                <w:rFonts w:ascii="Aptos Light" w:hAnsi="Aptos Light"/>
                <w:sz w:val="22"/>
                <w:szCs w:val="22"/>
              </w:rPr>
            </w:pPr>
            <w:r w:rsidRPr="00D51018">
              <w:rPr>
                <w:rFonts w:ascii="Aptos Light" w:hAnsi="Aptos Light"/>
                <w:sz w:val="20"/>
                <w:szCs w:val="20"/>
              </w:rPr>
              <w:t xml:space="preserve">56 MW of thermal energy - </w:t>
            </w:r>
            <w:r w:rsidR="007411EB">
              <w:rPr>
                <w:rFonts w:ascii="Aptos Light" w:hAnsi="Aptos Light"/>
                <w:sz w:val="20"/>
                <w:szCs w:val="20"/>
              </w:rPr>
              <w:t>heating</w:t>
            </w:r>
            <w:r w:rsidRPr="00D51018">
              <w:rPr>
                <w:rFonts w:ascii="Aptos Light" w:hAnsi="Aptos Light"/>
                <w:sz w:val="20"/>
                <w:szCs w:val="20"/>
              </w:rPr>
              <w:t xml:space="preserve"> delivered to approximately 60,000 households</w:t>
            </w:r>
          </w:p>
          <w:p w:rsidRPr="00D51018" w:rsidR="00D51018" w:rsidP="00D51018" w:rsidRDefault="00D51018" w14:paraId="32B8F7E0" w14:textId="77777777">
            <w:pPr>
              <w:spacing w:before="100" w:after="50"/>
              <w:rPr>
                <w:rFonts w:ascii="Aptos Light" w:hAnsi="Aptos Light"/>
                <w:sz w:val="22"/>
                <w:szCs w:val="22"/>
              </w:rPr>
            </w:pPr>
            <w:r w:rsidRPr="00D51018">
              <w:rPr>
                <w:rFonts w:ascii="Aptos Light" w:hAnsi="Aptos Light"/>
                <w:b/>
                <w:bCs/>
                <w:sz w:val="20"/>
                <w:szCs w:val="20"/>
              </w:rPr>
              <w:t>Waste Processing Capacity</w:t>
            </w:r>
          </w:p>
          <w:p w:rsidRPr="00D51018" w:rsidR="00D51018" w:rsidP="00CE6A1F" w:rsidRDefault="00D51018" w14:paraId="7D0A131B" w14:textId="77777777">
            <w:pPr>
              <w:pStyle w:val="ListParagraph"/>
              <w:numPr>
                <w:ilvl w:val="0"/>
                <w:numId w:val="4"/>
              </w:numPr>
              <w:contextualSpacing w:val="0"/>
              <w:rPr>
                <w:rFonts w:ascii="Aptos Light" w:hAnsi="Aptos Light"/>
                <w:sz w:val="22"/>
                <w:szCs w:val="22"/>
              </w:rPr>
            </w:pPr>
            <w:r w:rsidRPr="00D51018">
              <w:rPr>
                <w:rFonts w:ascii="Aptos Light" w:hAnsi="Aptos Light"/>
                <w:sz w:val="20"/>
                <w:szCs w:val="20"/>
              </w:rPr>
              <w:t>Waste-to-energy facility processes up to 340,000 tons of municipal waste annually - 66% of Belgrade's total waste</w:t>
            </w:r>
          </w:p>
          <w:p w:rsidRPr="00D51018" w:rsidR="00D51018" w:rsidP="00CE6A1F" w:rsidRDefault="00D51018" w14:paraId="068BEA23" w14:textId="77777777">
            <w:pPr>
              <w:pStyle w:val="ListParagraph"/>
              <w:numPr>
                <w:ilvl w:val="0"/>
                <w:numId w:val="4"/>
              </w:numPr>
              <w:contextualSpacing w:val="0"/>
              <w:rPr>
                <w:rFonts w:ascii="Aptos Light" w:hAnsi="Aptos Light"/>
                <w:sz w:val="22"/>
                <w:szCs w:val="22"/>
              </w:rPr>
            </w:pPr>
            <w:r w:rsidRPr="00D51018">
              <w:rPr>
                <w:rFonts w:ascii="Aptos Light" w:hAnsi="Aptos Light"/>
                <w:sz w:val="20"/>
                <w:szCs w:val="20"/>
              </w:rPr>
              <w:t>Recycling facility processes approximately 200,000 tons of construction and demolition waste per year</w:t>
            </w:r>
          </w:p>
          <w:p w:rsidRPr="00D51018" w:rsidR="00D51018" w:rsidP="00D51018" w:rsidRDefault="00D51018" w14:paraId="40A1EB33" w14:textId="77777777">
            <w:pPr>
              <w:spacing w:before="100" w:after="50"/>
              <w:rPr>
                <w:rFonts w:ascii="Aptos Light" w:hAnsi="Aptos Light"/>
                <w:sz w:val="22"/>
                <w:szCs w:val="22"/>
              </w:rPr>
            </w:pPr>
            <w:r w:rsidRPr="00D51018">
              <w:rPr>
                <w:rFonts w:ascii="Aptos Light" w:hAnsi="Aptos Light"/>
                <w:b/>
                <w:bCs/>
                <w:sz w:val="20"/>
                <w:szCs w:val="20"/>
              </w:rPr>
              <w:t>Economic and Social Impact</w:t>
            </w:r>
          </w:p>
          <w:p w:rsidRPr="00D51018" w:rsidR="00D51018" w:rsidP="00CE6A1F" w:rsidRDefault="00D51018" w14:paraId="1EC8DCFE" w14:textId="77777777">
            <w:pPr>
              <w:pStyle w:val="ListParagraph"/>
              <w:numPr>
                <w:ilvl w:val="0"/>
                <w:numId w:val="4"/>
              </w:numPr>
              <w:contextualSpacing w:val="0"/>
              <w:rPr>
                <w:rFonts w:ascii="Aptos Light" w:hAnsi="Aptos Light"/>
                <w:sz w:val="22"/>
                <w:szCs w:val="22"/>
              </w:rPr>
            </w:pPr>
            <w:r w:rsidRPr="00D51018">
              <w:rPr>
                <w:rFonts w:ascii="Aptos Light" w:hAnsi="Aptos Light"/>
                <w:sz w:val="20"/>
                <w:szCs w:val="20"/>
              </w:rPr>
              <w:t>Approximately 720 jobs during construction and 120 permanent operational positions</w:t>
            </w:r>
          </w:p>
          <w:p w:rsidRPr="00D51018" w:rsidR="00D51018" w:rsidP="00CE6A1F" w:rsidRDefault="00D51018" w14:paraId="1AD2D178" w14:textId="77777777">
            <w:pPr>
              <w:pStyle w:val="ListParagraph"/>
              <w:numPr>
                <w:ilvl w:val="0"/>
                <w:numId w:val="4"/>
              </w:numPr>
              <w:contextualSpacing w:val="0"/>
              <w:rPr>
                <w:rFonts w:ascii="Aptos Light" w:hAnsi="Aptos Light"/>
                <w:sz w:val="22"/>
                <w:szCs w:val="22"/>
              </w:rPr>
            </w:pPr>
            <w:r w:rsidRPr="00D51018">
              <w:rPr>
                <w:rFonts w:ascii="Aptos Light" w:hAnsi="Aptos Light"/>
                <w:sz w:val="20"/>
                <w:szCs w:val="20"/>
              </w:rPr>
              <w:t>Capacity building within city personnel and environmental awareness among Belgrade residents</w:t>
            </w:r>
          </w:p>
          <w:p w:rsidRPr="00D51018" w:rsidR="00C57258" w:rsidP="00CE6A1F" w:rsidRDefault="00D51018" w14:paraId="29C961E4" w14:textId="24BAB03A">
            <w:pPr>
              <w:pStyle w:val="ListParagraph"/>
              <w:numPr>
                <w:ilvl w:val="0"/>
                <w:numId w:val="4"/>
              </w:numPr>
              <w:spacing w:line="259" w:lineRule="auto"/>
              <w:rPr>
                <w:rFonts w:ascii="Aptos Light" w:hAnsi="Aptos Light"/>
                <w:sz w:val="18"/>
                <w:szCs w:val="18"/>
                <w:lang w:val="en-US"/>
              </w:rPr>
            </w:pPr>
            <w:r w:rsidRPr="00D51018">
              <w:rPr>
                <w:rFonts w:ascii="Aptos Light" w:hAnsi="Aptos Light"/>
                <w:sz w:val="20"/>
                <w:szCs w:val="20"/>
              </w:rPr>
              <w:t>Improved working conditions for waste management workers</w:t>
            </w:r>
          </w:p>
          <w:p w:rsidRPr="008E5107" w:rsidR="00A47CC2" w:rsidP="00A47CC2" w:rsidRDefault="00A47CC2" w14:paraId="33A7FB2B" w14:textId="211B48AB">
            <w:pPr>
              <w:spacing w:line="259" w:lineRule="auto"/>
              <w:rPr>
                <w:rFonts w:ascii="Aptos Light" w:hAnsi="Aptos Light"/>
                <w:sz w:val="20"/>
                <w:szCs w:val="20"/>
                <w:lang w:val="en-US"/>
              </w:rPr>
            </w:pPr>
          </w:p>
        </w:tc>
      </w:tr>
      <w:tr w:rsidRPr="008E5107" w:rsidR="004539D3" w:rsidTr="005E1E16" w14:paraId="01673C96" w14:textId="77777777">
        <w:tc>
          <w:tcPr>
            <w:tcW w:w="11061" w:type="dxa"/>
            <w:gridSpan w:val="3"/>
            <w:tcBorders>
              <w:top w:val="nil"/>
              <w:left w:val="nil"/>
              <w:bottom w:val="nil"/>
              <w:right w:val="nil"/>
            </w:tcBorders>
          </w:tcPr>
          <w:p w:rsidRPr="008E5107" w:rsidR="004539D3" w:rsidP="004539D3" w:rsidRDefault="004539D3" w14:paraId="26255629" w14:textId="77777777">
            <w:pPr>
              <w:spacing w:before="120" w:after="120"/>
              <w:jc w:val="center"/>
              <w:rPr>
                <w:rFonts w:ascii="Aptos SemiBold" w:hAnsi="Aptos SemiBold"/>
                <w:sz w:val="22"/>
                <w:szCs w:val="22"/>
                <w:lang w:val="en-US"/>
              </w:rPr>
            </w:pPr>
            <w:r w:rsidRPr="008E5107">
              <w:rPr>
                <w:rFonts w:ascii="Aptos ExtraBold" w:hAnsi="Aptos ExtraBold"/>
                <w:sz w:val="22"/>
                <w:szCs w:val="22"/>
                <w:lang w:val="en-US"/>
              </w:rPr>
              <w:lastRenderedPageBreak/>
              <w:t>QII PRINCIPLES IN ACTION</w:t>
            </w:r>
          </w:p>
        </w:tc>
      </w:tr>
      <w:tr w:rsidRPr="008E5107" w:rsidR="00AD5A17" w14:paraId="6C835B76" w14:textId="77777777">
        <w:tc>
          <w:tcPr>
            <w:tcW w:w="11061" w:type="dxa"/>
            <w:gridSpan w:val="3"/>
            <w:tcBorders>
              <w:top w:val="nil"/>
              <w:left w:val="nil"/>
              <w:bottom w:val="nil"/>
              <w:right w:val="nil"/>
            </w:tcBorders>
            <w:vAlign w:val="center"/>
          </w:tcPr>
          <w:p w:rsidRPr="00B86834" w:rsidR="00AD5A17" w:rsidP="00B86834" w:rsidRDefault="00E56304" w14:paraId="0DBD394E" w14:textId="2639A9A6">
            <w:pPr>
              <w:spacing w:before="120" w:after="120"/>
              <w:rPr>
                <w:rFonts w:ascii="Aptos Light" w:hAnsi="Aptos Light"/>
                <w:b/>
                <w:bCs/>
                <w:sz w:val="20"/>
                <w:szCs w:val="20"/>
                <w:lang w:val="en-US"/>
              </w:rPr>
            </w:pPr>
            <w:r>
              <w:rPr>
                <w:rFonts w:ascii="Aptos Light" w:hAnsi="Aptos Light"/>
                <w:b/>
                <w:bCs/>
                <w:sz w:val="20"/>
                <w:szCs w:val="20"/>
                <w:lang w:val="en-US"/>
              </w:rPr>
              <w:t>QII.</w:t>
            </w:r>
            <w:r w:rsidRPr="00B86834" w:rsidR="00AD5A17">
              <w:rPr>
                <w:rFonts w:ascii="Aptos Light" w:hAnsi="Aptos Light"/>
                <w:b/>
                <w:bCs/>
                <w:sz w:val="20"/>
                <w:szCs w:val="20"/>
                <w:lang w:val="en-US"/>
              </w:rPr>
              <w:t>3: Environment</w:t>
            </w:r>
          </w:p>
          <w:p w:rsidRPr="00D51018" w:rsidR="00D51018" w:rsidP="00D51018" w:rsidRDefault="00D51018" w14:paraId="3028B77E" w14:textId="77777777">
            <w:pPr>
              <w:spacing w:before="120" w:after="120"/>
              <w:rPr>
                <w:rFonts w:ascii="Aptos Light" w:hAnsi="Aptos Light"/>
                <w:sz w:val="20"/>
                <w:szCs w:val="20"/>
              </w:rPr>
            </w:pPr>
            <w:r w:rsidRPr="00D51018">
              <w:rPr>
                <w:rFonts w:ascii="Aptos Light" w:hAnsi="Aptos Light"/>
                <w:sz w:val="20"/>
                <w:szCs w:val="20"/>
              </w:rPr>
              <w:t>The Belgrade Waste Management project exemplifies how infrastructure investment can deliver environmental transformation when environmental standards are embedded from project conception through operation.</w:t>
            </w:r>
          </w:p>
          <w:p w:rsidRPr="00D51018" w:rsidR="00D51018" w:rsidP="00D51018" w:rsidRDefault="00D51018" w14:paraId="25142083" w14:textId="2D9F008B">
            <w:pPr>
              <w:spacing w:before="120" w:after="120"/>
              <w:rPr>
                <w:rFonts w:ascii="Aptos Light" w:hAnsi="Aptos Light"/>
                <w:sz w:val="20"/>
                <w:szCs w:val="20"/>
              </w:rPr>
            </w:pPr>
            <w:r w:rsidRPr="00D51018">
              <w:rPr>
                <w:rFonts w:ascii="Aptos Light" w:hAnsi="Aptos Light"/>
                <w:sz w:val="20"/>
                <w:szCs w:val="20"/>
              </w:rPr>
              <w:t>The project demonstrates application of strong environmental standards at international levels - achieving EU compliance and carbon credit certification in an emerging market context. This shows that quality environmental infrastructure is achievable regardless of starting conditions when proper financing structures, technical expertise, and governance frameworks are in place.</w:t>
            </w:r>
          </w:p>
          <w:p w:rsidRPr="00D51018" w:rsidR="00D51018" w:rsidP="00D51018" w:rsidRDefault="00D51018" w14:paraId="102FFCDD" w14:textId="2B7F45DB">
            <w:pPr>
              <w:spacing w:before="120" w:after="120"/>
              <w:rPr>
                <w:rFonts w:ascii="Aptos Light" w:hAnsi="Aptos Light"/>
                <w:sz w:val="20"/>
                <w:szCs w:val="20"/>
              </w:rPr>
            </w:pPr>
            <w:r w:rsidRPr="00D51018">
              <w:rPr>
                <w:rFonts w:ascii="Aptos Light" w:hAnsi="Aptos Light"/>
                <w:sz w:val="20"/>
                <w:szCs w:val="20"/>
              </w:rPr>
              <w:t>The decarbonization approach - converting waste from an emissions source into an energy resource while capturing methane - illustrates how infrastructure can actively contribute to climate goals.</w:t>
            </w:r>
          </w:p>
          <w:p w:rsidRPr="00B86834" w:rsidR="00E56304" w:rsidP="00B86834" w:rsidRDefault="00E56304" w14:paraId="5D1CC829" w14:textId="77777777">
            <w:pPr>
              <w:spacing w:before="120" w:after="120"/>
              <w:rPr>
                <w:rFonts w:ascii="Aptos Light" w:hAnsi="Aptos Light"/>
                <w:sz w:val="20"/>
                <w:szCs w:val="20"/>
                <w:lang w:val="en-US"/>
              </w:rPr>
            </w:pPr>
          </w:p>
          <w:p w:rsidRPr="00B86834" w:rsidR="00AD5A17" w:rsidP="00B86834" w:rsidRDefault="00AD5A17" w14:paraId="67737E12" w14:textId="77777777">
            <w:pPr>
              <w:spacing w:before="120" w:after="120"/>
              <w:rPr>
                <w:rFonts w:ascii="Aptos Light" w:hAnsi="Aptos Light"/>
                <w:b/>
                <w:bCs/>
                <w:sz w:val="20"/>
                <w:szCs w:val="20"/>
                <w:lang w:val="en-US"/>
              </w:rPr>
            </w:pPr>
            <w:r w:rsidRPr="00B86834">
              <w:rPr>
                <w:rFonts w:ascii="Aptos Light" w:hAnsi="Aptos Light"/>
                <w:b/>
                <w:bCs/>
                <w:sz w:val="20"/>
                <w:szCs w:val="20"/>
                <w:lang w:val="en-US"/>
              </w:rPr>
              <w:t>Connections to Other QII Principles</w:t>
            </w:r>
          </w:p>
          <w:p w:rsidRPr="008E5107" w:rsidR="00AD5A17" w:rsidP="00B86834" w:rsidRDefault="00134AA1" w14:paraId="71C34D8F" w14:textId="0B4353E2">
            <w:pPr>
              <w:spacing w:before="120" w:after="120"/>
              <w:rPr>
                <w:rFonts w:ascii="Aptos Light" w:hAnsi="Aptos Light"/>
                <w:sz w:val="20"/>
                <w:szCs w:val="20"/>
                <w:lang w:val="en-US"/>
              </w:rPr>
            </w:pPr>
            <w:r w:rsidRPr="00134AA1">
              <w:rPr>
                <w:rFonts w:ascii="Aptos Light" w:hAnsi="Aptos Light"/>
                <w:sz w:val="20"/>
                <w:szCs w:val="20"/>
                <w:lang w:val="en-US"/>
              </w:rPr>
              <w:lastRenderedPageBreak/>
              <w:t xml:space="preserve">Beyond its environmental achievements, the Belgrade project demonstrates how quality infrastructure requires alignment across multiple dimensions. The project's success depended on strong governance foundations: a carefully structured 25-year PPP that bundled environmental remediation with revenue-generating assets, making </w:t>
            </w:r>
            <w:r w:rsidR="00BE52A8">
              <w:rPr>
                <w:rFonts w:ascii="Aptos Light" w:hAnsi="Aptos Light"/>
                <w:sz w:val="20"/>
                <w:szCs w:val="20"/>
                <w:lang w:val="en-US"/>
              </w:rPr>
              <w:t>the</w:t>
            </w:r>
            <w:r w:rsidRPr="00134AA1">
              <w:rPr>
                <w:rFonts w:ascii="Aptos Light" w:hAnsi="Aptos Light"/>
                <w:sz w:val="20"/>
                <w:szCs w:val="20"/>
                <w:lang w:val="en-US"/>
              </w:rPr>
              <w:t xml:space="preserve"> project attractive to private investors. The transformation also delivers economic efficiency by turning waste from a disposal cost into an energy revenue stream, while job creation and improved conditions for surrounding communities address social inclusion.</w:t>
            </w:r>
          </w:p>
        </w:tc>
      </w:tr>
      <w:tr w:rsidRPr="008E5107" w:rsidR="004539D3" w:rsidTr="005E1E16" w14:paraId="125BAE80" w14:textId="77777777">
        <w:trPr>
          <w:trHeight w:val="234"/>
        </w:trPr>
        <w:tc>
          <w:tcPr>
            <w:tcW w:w="11061" w:type="dxa"/>
            <w:gridSpan w:val="3"/>
            <w:tcBorders>
              <w:top w:val="nil"/>
              <w:left w:val="nil"/>
              <w:bottom w:val="nil"/>
              <w:right w:val="nil"/>
            </w:tcBorders>
            <w:vAlign w:val="center"/>
          </w:tcPr>
          <w:p w:rsidR="00AD5A17" w:rsidDel="00CB1931" w:rsidP="004539D3" w:rsidRDefault="00AD5A17" w14:paraId="160942C5" w14:textId="159B8FAC">
            <w:pPr>
              <w:spacing w:before="120" w:after="120"/>
              <w:jc w:val="center"/>
              <w:rPr>
                <w:del w:author="LSAFB01" w:date="2026-01-24T00:31:00Z" w16du:dateUtc="2026-01-23T19:01:00Z" w:id="36"/>
                <w:rFonts w:ascii="Aptos ExtraBold" w:hAnsi="Aptos ExtraBold"/>
                <w:sz w:val="22"/>
                <w:szCs w:val="22"/>
                <w:lang w:val="en-US"/>
              </w:rPr>
            </w:pPr>
          </w:p>
          <w:p w:rsidRPr="008E5107" w:rsidR="004539D3" w:rsidP="004539D3" w:rsidRDefault="004539D3" w14:paraId="0658A918" w14:textId="0BE378E1">
            <w:pPr>
              <w:spacing w:before="120" w:after="120"/>
              <w:jc w:val="center"/>
              <w:rPr>
                <w:rFonts w:ascii="Aptos Light" w:hAnsi="Aptos Light"/>
                <w:b/>
                <w:bCs/>
                <w:sz w:val="20"/>
                <w:szCs w:val="20"/>
                <w:lang w:val="en-US"/>
              </w:rPr>
            </w:pPr>
            <w:del w:author="LSAFB01" w:date="2026-01-24T00:31:00Z" w16du:dateUtc="2026-01-23T19:01:00Z" w:id="37">
              <w:r w:rsidRPr="008E5107" w:rsidDel="00CB1931">
                <w:rPr>
                  <w:rFonts w:ascii="Aptos ExtraBold" w:hAnsi="Aptos ExtraBold"/>
                  <w:sz w:val="22"/>
                  <w:szCs w:val="22"/>
                  <w:lang w:val="en-US"/>
                </w:rPr>
                <w:delText>RELATED REFERENCES</w:delText>
              </w:r>
            </w:del>
          </w:p>
        </w:tc>
      </w:tr>
      <w:tr w:rsidRPr="008E5107" w:rsidR="004539D3" w:rsidTr="005E1E16" w14:paraId="1E0BB312" w14:textId="77777777">
        <w:trPr>
          <w:trHeight w:val="234"/>
        </w:trPr>
        <w:tc>
          <w:tcPr>
            <w:tcW w:w="11061" w:type="dxa"/>
            <w:gridSpan w:val="3"/>
            <w:tcBorders>
              <w:top w:val="nil"/>
              <w:left w:val="nil"/>
              <w:bottom w:val="nil"/>
              <w:right w:val="nil"/>
            </w:tcBorders>
            <w:vAlign w:val="center"/>
          </w:tcPr>
          <w:p w:rsidRPr="008E5107" w:rsidR="004539D3" w:rsidP="004539D3" w:rsidRDefault="009D469B" w14:paraId="6242217D" w14:textId="1D7D0135">
            <w:pPr>
              <w:spacing w:before="120" w:after="120"/>
              <w:jc w:val="center"/>
              <w:rPr>
                <w:rFonts w:ascii="Aptos ExtraBold" w:hAnsi="Aptos ExtraBold"/>
                <w:sz w:val="22"/>
                <w:szCs w:val="22"/>
                <w:lang w:val="en-US"/>
              </w:rPr>
            </w:pPr>
            <w:del w:author="LSAFB01" w:date="2026-01-24T00:31:00Z" w16du:dateUtc="2026-01-23T19:01:00Z" w:id="38">
              <w:r w:rsidRPr="009D469B" w:rsidDel="00CB1931">
                <w:rPr>
                  <w:rFonts w:ascii="Aptos Light" w:hAnsi="Aptos Light"/>
                  <w:sz w:val="20"/>
                  <w:szCs w:val="20"/>
                  <w:lang w:val="en-US"/>
                </w:rPr>
                <w:delText xml:space="preserve">Want to explore this case further? Access the </w:delText>
              </w:r>
              <w:commentRangeStart w:id="39"/>
              <w:commentRangeStart w:id="40"/>
              <w:commentRangeStart w:id="41"/>
              <w:commentRangeStart w:id="42"/>
              <w:r w:rsidRPr="009D469B" w:rsidDel="00CB1931">
                <w:rPr>
                  <w:rFonts w:ascii="Aptos Light" w:hAnsi="Aptos Light"/>
                  <w:b/>
                  <w:bCs/>
                  <w:i/>
                  <w:iCs/>
                  <w:sz w:val="20"/>
                  <w:szCs w:val="20"/>
                  <w:u w:val="single"/>
                  <w:lang w:val="en-US"/>
                </w:rPr>
                <w:delText>detailed case study</w:delText>
              </w:r>
              <w:commentRangeEnd w:id="39"/>
              <w:r w:rsidRPr="009D469B" w:rsidDel="00CB1931">
                <w:rPr>
                  <w:rStyle w:val="CommentReference"/>
                  <w:rFonts w:ascii="Aptos Light" w:hAnsi="Aptos Light"/>
                  <w:sz w:val="20"/>
                  <w:szCs w:val="20"/>
                  <w:lang w:val="en-US"/>
                </w:rPr>
                <w:commentReference w:id="39"/>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r w:rsidRPr="009D469B" w:rsidDel="00CB1931">
                <w:rPr>
                  <w:rFonts w:ascii="Aptos Light" w:hAnsi="Aptos Light"/>
                  <w:sz w:val="20"/>
                  <w:szCs w:val="20"/>
                  <w:lang w:val="en-US"/>
                </w:rPr>
                <w:delText xml:space="preserve"> and related resources below</w:delText>
              </w:r>
              <w:r w:rsidRPr="008E5107" w:rsidDel="00CB1931" w:rsidR="004539D3">
                <w:rPr>
                  <w:rFonts w:ascii="Aptos Light" w:hAnsi="Aptos Light"/>
                  <w:sz w:val="20"/>
                  <w:szCs w:val="20"/>
                  <w:lang w:val="en-US"/>
                </w:rPr>
                <w:delText>.</w:delText>
              </w:r>
            </w:del>
          </w:p>
        </w:tc>
      </w:tr>
      <w:tr w:rsidRPr="008E5107" w:rsidR="004539D3" w:rsidTr="005E1E16" w14:paraId="526D185F" w14:textId="77777777">
        <w:trPr>
          <w:trHeight w:val="234"/>
        </w:trPr>
        <w:tc>
          <w:tcPr>
            <w:tcW w:w="11061" w:type="dxa"/>
            <w:gridSpan w:val="3"/>
            <w:tcBorders>
              <w:top w:val="nil"/>
              <w:left w:val="nil"/>
              <w:bottom w:val="nil"/>
              <w:right w:val="nil"/>
            </w:tcBorders>
            <w:vAlign w:val="center"/>
          </w:tcPr>
          <w:p w:rsidR="00AD5A17" w:rsidP="004539D3" w:rsidRDefault="00AD5A17" w14:paraId="20FF05F8" w14:textId="77777777">
            <w:pPr>
              <w:rPr>
                <w:rFonts w:ascii="Aptos Light" w:hAnsi="Aptos Light"/>
                <w:b/>
                <w:bCs/>
                <w:sz w:val="20"/>
                <w:szCs w:val="20"/>
                <w:lang w:val="en-US"/>
              </w:rPr>
            </w:pPr>
          </w:p>
          <w:p w:rsidRPr="008E5107" w:rsidR="004539D3" w:rsidP="004539D3" w:rsidRDefault="004539D3" w14:paraId="41E17A47" w14:textId="7C53415A">
            <w:pPr>
              <w:rPr>
                <w:rFonts w:ascii="Aptos Light" w:hAnsi="Aptos Light"/>
                <w:b/>
                <w:bCs/>
                <w:sz w:val="20"/>
                <w:szCs w:val="20"/>
                <w:lang w:val="en-US"/>
              </w:rPr>
            </w:pPr>
            <w:r w:rsidRPr="008E5107">
              <w:rPr>
                <w:rFonts w:ascii="Aptos Light" w:hAnsi="Aptos Light"/>
                <w:b/>
                <w:bCs/>
                <w:sz w:val="20"/>
                <w:szCs w:val="20"/>
                <w:lang w:val="en-US"/>
              </w:rPr>
              <w:t>Related Materials</w:t>
            </w:r>
          </w:p>
          <w:p w:rsidRPr="00134AA1" w:rsidR="00134AA1" w:rsidDel="00CB1931" w:rsidP="00CE6A1F" w:rsidRDefault="00134AA1" w14:paraId="284E8FC9" w14:textId="31A2E116">
            <w:pPr>
              <w:numPr>
                <w:ilvl w:val="0"/>
                <w:numId w:val="5"/>
              </w:numPr>
              <w:rPr>
                <w:del w:author="LSAFB01" w:date="2026-01-24T00:31:00Z" w16du:dateUtc="2026-01-23T19:01:00Z" w:id="43"/>
                <w:rFonts w:ascii="Aptos Light" w:hAnsi="Aptos Light"/>
                <w:sz w:val="20"/>
                <w:szCs w:val="20"/>
              </w:rPr>
            </w:pPr>
            <w:del w:author="LSAFB01" w:date="2026-01-24T00:31:00Z" w16du:dateUtc="2026-01-23T19:01:00Z" w:id="44">
              <w:r w:rsidDel="00CB1931">
                <w:fldChar w:fldCharType="begin"/>
              </w:r>
              <w:r w:rsidDel="00CB1931">
                <w:delInstrText>HYPERLINK "https://www3.weforum.org/docs/WEF_Urban_Transformation_Case_Study_Belgrade_2024.pdf"</w:delInstrText>
              </w:r>
              <w:r w:rsidDel="00CB1931">
                <w:fldChar w:fldCharType="separate"/>
              </w:r>
              <w:r w:rsidRPr="00134AA1" w:rsidDel="00CB1931">
                <w:rPr>
                  <w:rStyle w:val="Hyperlink"/>
                  <w:rFonts w:ascii="Aptos Light" w:hAnsi="Aptos Light"/>
                  <w:sz w:val="20"/>
                  <w:szCs w:val="20"/>
                </w:rPr>
                <w:delText>World Economic Forum: Urban Transformation Case Study - Belgrad</w:delText>
              </w:r>
              <w:r w:rsidRPr="00134AA1" w:rsidDel="00CB1931">
                <w:rPr>
                  <w:rStyle w:val="Hyperlink"/>
                  <w:rFonts w:ascii="Aptos Light" w:hAnsi="Aptos Light"/>
                  <w:sz w:val="20"/>
                  <w:szCs w:val="20"/>
                </w:rPr>
                <w:delText>e</w:delText>
              </w:r>
              <w:r w:rsidRPr="00134AA1" w:rsidDel="00CB1931">
                <w:rPr>
                  <w:rStyle w:val="Hyperlink"/>
                  <w:rFonts w:ascii="Aptos Light" w:hAnsi="Aptos Light"/>
                  <w:sz w:val="20"/>
                  <w:szCs w:val="20"/>
                </w:rPr>
                <w:delText xml:space="preserve"> (2024)</w:delText>
              </w:r>
              <w:r w:rsidDel="00CB1931">
                <w:fldChar w:fldCharType="end"/>
              </w:r>
            </w:del>
          </w:p>
          <w:p w:rsidRPr="00134AA1" w:rsidR="00134AA1" w:rsidP="00CE6A1F" w:rsidRDefault="00134AA1" w14:paraId="68EED108" w14:textId="77777777">
            <w:pPr>
              <w:numPr>
                <w:ilvl w:val="0"/>
                <w:numId w:val="5"/>
              </w:numPr>
              <w:rPr>
                <w:rFonts w:ascii="Aptos Light" w:hAnsi="Aptos Light"/>
                <w:sz w:val="20"/>
                <w:szCs w:val="20"/>
              </w:rPr>
            </w:pPr>
            <w:hyperlink w:history="1" r:id="rId24">
              <w:r w:rsidRPr="00134AA1">
                <w:rPr>
                  <w:rStyle w:val="Hyperlink"/>
                  <w:rFonts w:ascii="Aptos Light" w:hAnsi="Aptos Light"/>
                  <w:sz w:val="20"/>
                  <w:szCs w:val="20"/>
                </w:rPr>
                <w:t>IFC Story: Belgrade's Waste-to-Energy Project Sparks Environmental Renaissance</w:t>
              </w:r>
            </w:hyperlink>
          </w:p>
          <w:p w:rsidR="001D2AD8" w:rsidP="00CE6A1F" w:rsidRDefault="00134AA1" w14:paraId="1C76ADCF" w14:textId="77777777">
            <w:pPr>
              <w:numPr>
                <w:ilvl w:val="0"/>
                <w:numId w:val="5"/>
              </w:numPr>
              <w:rPr>
                <w:rFonts w:ascii="Aptos Light" w:hAnsi="Aptos Light"/>
                <w:sz w:val="20"/>
                <w:szCs w:val="20"/>
              </w:rPr>
            </w:pPr>
            <w:hyperlink w:history="1" r:id="rId25">
              <w:r w:rsidRPr="00134AA1">
                <w:rPr>
                  <w:rStyle w:val="Hyperlink"/>
                  <w:rFonts w:ascii="Aptos Light" w:hAnsi="Aptos Light"/>
                  <w:sz w:val="20"/>
                  <w:szCs w:val="20"/>
                </w:rPr>
                <w:t>Global Infrastructure Hub: Belgrade Waste-to-Energy PPP Case Study</w:t>
              </w:r>
            </w:hyperlink>
          </w:p>
          <w:p w:rsidRPr="00134AA1" w:rsidR="00CB1931" w:rsidP="00CB1931" w:rsidRDefault="00CB1931" w14:paraId="11DA8127" w14:textId="77777777">
            <w:pPr>
              <w:numPr>
                <w:ilvl w:val="0"/>
                <w:numId w:val="5"/>
              </w:numPr>
              <w:rPr>
                <w:ins w:author="LSAFB01" w:date="2026-01-24T00:31:00Z" w16du:dateUtc="2026-01-23T19:01:00Z" w:id="45"/>
                <w:rFonts w:ascii="Aptos Light" w:hAnsi="Aptos Light"/>
                <w:sz w:val="20"/>
                <w:szCs w:val="20"/>
              </w:rPr>
            </w:pPr>
            <w:ins w:author="LSAFB01" w:date="2026-01-24T00:31:00Z" w16du:dateUtc="2026-01-23T19:01:00Z" w:id="46">
              <w:r>
                <w:fldChar w:fldCharType="begin"/>
              </w:r>
              <w:r>
                <w:instrText>HYPERLINK "https://www3.weforum.org/docs/WEF_Urban_Transformation_Case_Study_Belgrade_2024.pdf"</w:instrText>
              </w:r>
              <w:r>
                <w:fldChar w:fldCharType="separate"/>
              </w:r>
              <w:r w:rsidRPr="00134AA1">
                <w:rPr>
                  <w:rStyle w:val="Hyperlink"/>
                  <w:rFonts w:ascii="Aptos Light" w:hAnsi="Aptos Light"/>
                  <w:sz w:val="20"/>
                  <w:szCs w:val="20"/>
                </w:rPr>
                <w:t>World Economic Forum: Urban Transformation Case Study - Belgrade (2024)</w:t>
              </w:r>
              <w:r>
                <w:fldChar w:fldCharType="end"/>
              </w:r>
            </w:ins>
          </w:p>
          <w:p w:rsidRPr="001D2AD8" w:rsidR="004539D3" w:rsidP="00CE6A1F" w:rsidRDefault="00134AA1" w14:paraId="6E47C568" w14:textId="1CAFB9C6">
            <w:pPr>
              <w:numPr>
                <w:ilvl w:val="0"/>
                <w:numId w:val="5"/>
              </w:numPr>
              <w:rPr>
                <w:rFonts w:ascii="Aptos Light" w:hAnsi="Aptos Light"/>
                <w:sz w:val="20"/>
                <w:szCs w:val="20"/>
              </w:rPr>
            </w:pPr>
            <w:hyperlink w:history="1" r:id="rId26">
              <w:r w:rsidRPr="001D2AD8">
                <w:rPr>
                  <w:rStyle w:val="Hyperlink"/>
                  <w:rFonts w:ascii="Aptos Light" w:hAnsi="Aptos Light"/>
                  <w:sz w:val="20"/>
                  <w:szCs w:val="20"/>
                  <w:lang w:val="en-US"/>
                </w:rPr>
                <w:t>Beo Čista Energija: Gold Standard Certification Announcement</w:t>
              </w:r>
            </w:hyperlink>
          </w:p>
        </w:tc>
      </w:tr>
    </w:tbl>
    <w:p w:rsidRPr="008E5107" w:rsidR="00637F48" w:rsidRDefault="00637F48" w14:paraId="3109708A" w14:textId="77777777"/>
    <w:sectPr w:rsidRPr="008E5107" w:rsidR="00637F48" w:rsidSect="00C40978">
      <w:footerReference w:type="even" r:id="rId27"/>
      <w:footerReference w:type="default" r:id="rId28"/>
      <w:footerReference w:type="first" r:id="rId29"/>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D" w:author="William Llewelyn Davies" w:date="2026-01-20T11:48:00Z" w:id="0">
    <w:p w:rsidR="00180442" w:rsidP="00180442" w:rsidRDefault="00180442" w14:paraId="018CFA48" w14:textId="30D90710">
      <w:pPr>
        <w:pStyle w:val="CommentText"/>
      </w:pPr>
      <w:r>
        <w:rPr>
          <w:rStyle w:val="CommentReference"/>
        </w:rPr>
        <w:annotationRef/>
      </w:r>
      <w:r>
        <w:t>Pls clarify - this is not 25 years</w:t>
      </w:r>
    </w:p>
  </w:comment>
  <w:comment w:initials="L" w:author="LSAFB01" w:date="2026-01-23T23:59:00Z" w:id="1">
    <w:p w:rsidR="00166F29" w:rsidP="00166F29" w:rsidRDefault="00166F29" w14:paraId="55790735" w14:textId="77777777">
      <w:pPr>
        <w:pStyle w:val="CommentText"/>
      </w:pPr>
      <w:r>
        <w:rPr>
          <w:rStyle w:val="CommentReference"/>
        </w:rPr>
        <w:annotationRef/>
      </w:r>
      <w:r>
        <w:rPr>
          <w:lang w:val="en-IN"/>
        </w:rPr>
        <w:t xml:space="preserve">Does the update work? This is based on: </w:t>
      </w:r>
      <w:r>
        <w:rPr>
          <w:i/>
          <w:iCs/>
          <w:color w:val="676767"/>
          <w:highlight w:val="white"/>
          <w:lang w:val="en-IN"/>
        </w:rPr>
        <w:t>in September 2017, a 25-year operation PPP contract was awarded to a consortium </w:t>
      </w:r>
      <w:r>
        <w:rPr>
          <w:i/>
          <w:iCs/>
          <w:lang w:val="en-IN"/>
        </w:rPr>
        <w:t xml:space="preserve"> </w:t>
      </w:r>
    </w:p>
  </w:comment>
  <w:comment w:initials="WD" w:author="William Llewelyn Davies" w:date="2026-01-20T11:49:00Z" w:id="4">
    <w:p w:rsidR="008B6E28" w:rsidP="008B6E28" w:rsidRDefault="008B6E28" w14:paraId="37BE3DC8" w14:textId="77777777">
      <w:pPr>
        <w:pStyle w:val="CommentText"/>
      </w:pPr>
      <w:r>
        <w:rPr>
          <w:rStyle w:val="CommentReference"/>
        </w:rPr>
        <w:annotationRef/>
      </w:r>
      <w:r>
        <w:t xml:space="preserve">For consistency, great if you can break into private (commercial) vs public (concessional) financing.  The share from IFIs is less relevant.  </w:t>
      </w:r>
    </w:p>
  </w:comment>
  <w:comment w:initials="L" w:author="LSAFB01" w:date="2026-01-24T00:08:00Z" w:id="5">
    <w:p w:rsidR="00166F29" w:rsidP="00166F29" w:rsidRDefault="00166F29" w14:paraId="0A578FFA" w14:textId="77777777">
      <w:pPr>
        <w:pStyle w:val="CommentText"/>
      </w:pPr>
      <w:r>
        <w:rPr>
          <w:rStyle w:val="CommentReference"/>
        </w:rPr>
        <w:annotationRef/>
      </w:r>
      <w:r>
        <w:rPr>
          <w:lang w:val="en-IN"/>
        </w:rPr>
        <w:t>The WEF case study said: “Th</w:t>
      </w:r>
      <w:r>
        <w:rPr>
          <w:i/>
          <w:iCs/>
          <w:lang w:val="en-IN"/>
        </w:rPr>
        <w:t>e Belgrade Waste Management project is a €400 million public-private partnership (PPP) that is overhauling the City of Belgrade’s waste management system</w:t>
      </w:r>
      <w:r>
        <w:rPr>
          <w:lang w:val="en-IN"/>
        </w:rPr>
        <w:t>. ”</w:t>
      </w:r>
      <w:r>
        <w:rPr>
          <w:lang w:val="en-IN"/>
        </w:rPr>
        <w:br/>
        <w:t>and “T</w:t>
      </w:r>
      <w:r>
        <w:rPr>
          <w:i/>
          <w:iCs/>
          <w:lang w:val="en-IN"/>
        </w:rPr>
        <w:t>his project garnered €290 million in funding from international financial institution</w:t>
      </w:r>
      <w:r>
        <w:rPr>
          <w:lang w:val="en-IN"/>
        </w:rPr>
        <w:t>s ” - We were unable to identify the accurate commercial vs concessional breakdown. Request your input please.</w:t>
      </w:r>
    </w:p>
  </w:comment>
  <w:comment w:initials="WD" w:author="William Llewelyn Davies" w:date="2026-01-20T11:52:00Z" w:id="8">
    <w:p w:rsidR="009152A1" w:rsidP="009152A1" w:rsidRDefault="003B7B7C" w14:paraId="22998966" w14:textId="77777777">
      <w:pPr>
        <w:pStyle w:val="CommentText"/>
      </w:pPr>
      <w:r>
        <w:rPr>
          <w:rStyle w:val="CommentReference"/>
        </w:rPr>
        <w:annotationRef/>
      </w:r>
      <w:r w:rsidR="009152A1">
        <w:t>Pls note that Gold Standard is a carbon credit rating agency.  More meaningful in terms of results is the scale of carbon credits generated (in $ and/or volume terms)</w:t>
      </w:r>
    </w:p>
  </w:comment>
  <w:comment w:initials="L" w:author="LSAFB01" w:date="2026-01-24T00:16:00Z" w:id="9">
    <w:p w:rsidR="001C2BC6" w:rsidP="001C2BC6" w:rsidRDefault="001C2BC6" w14:paraId="48C07AB4" w14:textId="77777777">
      <w:pPr>
        <w:pStyle w:val="CommentText"/>
      </w:pPr>
      <w:r>
        <w:rPr>
          <w:rStyle w:val="CommentReference"/>
        </w:rPr>
        <w:annotationRef/>
      </w:r>
      <w:r>
        <w:rPr>
          <w:lang w:val="en-IN"/>
        </w:rPr>
        <w:t>We’ve currently covered the volume portion (first bullet) but did not come across a specific $ number in association with this. Do you think we should instead add a point about jobs?</w:t>
      </w:r>
      <w:r>
        <w:rPr>
          <w:lang w:val="en-IN"/>
        </w:rPr>
        <w:br/>
      </w:r>
      <w:r>
        <w:rPr>
          <w:i/>
          <w:iCs/>
          <w:lang w:val="en-IN"/>
        </w:rPr>
        <w:t>120 permanent jobs created</w:t>
      </w:r>
    </w:p>
  </w:comment>
  <w:comment w:initials="WD" w:author="William Llewelyn Davies" w:date="2026-01-20T11:57:00Z" w:id="22">
    <w:p w:rsidR="009152A1" w:rsidP="009152A1" w:rsidRDefault="00606C19" w14:paraId="7E7A3808" w14:textId="77777777">
      <w:pPr>
        <w:pStyle w:val="CommentText"/>
      </w:pPr>
      <w:r>
        <w:rPr>
          <w:rStyle w:val="CommentReference"/>
        </w:rPr>
        <w:annotationRef/>
      </w:r>
      <w:r w:rsidR="009152A1">
        <w:t>This is not a driver of change - suggest to replace with a bullet explaining the motivation for the PPP solution (Finance? Expertise?)</w:t>
      </w:r>
    </w:p>
  </w:comment>
  <w:comment w:initials="L" w:author="LSAFB01" w:date="2026-01-24T00:18:00Z" w:id="23">
    <w:p w:rsidR="00C60118" w:rsidP="00C60118" w:rsidRDefault="00C60118" w14:paraId="5E46A097" w14:textId="77777777">
      <w:pPr>
        <w:pStyle w:val="CommentText"/>
      </w:pPr>
      <w:r>
        <w:rPr>
          <w:rStyle w:val="CommentReference"/>
        </w:rPr>
        <w:annotationRef/>
      </w:r>
      <w:r>
        <w:rPr>
          <w:lang w:val="en-IN"/>
        </w:rPr>
        <w:t>Updated - does this work?</w:t>
      </w:r>
    </w:p>
  </w:comment>
  <w:comment w:initials="WD" w:author="William Llewelyn Davies" w:date="2026-01-20T11:57:00Z" w:id="27">
    <w:p w:rsidR="00606C19" w:rsidP="00606C19" w:rsidRDefault="00606C19" w14:paraId="443A04E8" w14:textId="14AFAFDB">
      <w:pPr>
        <w:pStyle w:val="CommentText"/>
      </w:pPr>
      <w:r>
        <w:rPr>
          <w:rStyle w:val="CommentReference"/>
        </w:rPr>
        <w:annotationRef/>
      </w:r>
      <w:r>
        <w:t>Why did it need to be EU compliant?  Adding a note under the Challenge section above regarding Serbia’s accession to the EU would help explain this.</w:t>
      </w:r>
    </w:p>
  </w:comment>
  <w:comment w:initials="L" w:author="LSAFB01" w:date="2026-01-24T00:33:00Z" w:id="28">
    <w:p w:rsidR="00CB1931" w:rsidP="00CB1931" w:rsidRDefault="00CB1931" w14:paraId="12A1AFD2" w14:textId="77777777">
      <w:pPr>
        <w:pStyle w:val="CommentText"/>
      </w:pPr>
      <w:r>
        <w:rPr>
          <w:rStyle w:val="CommentReference"/>
        </w:rPr>
        <w:annotationRef/>
      </w:r>
      <w:r>
        <w:rPr>
          <w:lang w:val="en-IN"/>
        </w:rPr>
        <w:t>Added basis info from the GI Hub. Could you pls validate?</w:t>
      </w:r>
    </w:p>
  </w:comment>
  <w:comment w:initials="WD" w:author="William Llewelyn Davies" w:date="2026-01-20T14:08:00Z" w:id="29">
    <w:p w:rsidR="008D7D70" w:rsidP="008D7D70" w:rsidRDefault="008D7D70" w14:paraId="1077C50F" w14:textId="77777777">
      <w:pPr>
        <w:pStyle w:val="CommentText"/>
      </w:pPr>
      <w:r>
        <w:rPr>
          <w:rStyle w:val="CommentReference"/>
        </w:rPr>
        <w:annotationRef/>
      </w:r>
      <w:r>
        <w:t>Any data on the scale of carbon credits generated (in $ and volume terms)?</w:t>
      </w:r>
    </w:p>
  </w:comment>
  <w:comment w:initials="L" w:author="LSAFB01" w:date="2026-01-24T00:36:00Z" w:id="30">
    <w:p w:rsidR="00CB1931" w:rsidP="00CB1931" w:rsidRDefault="00CB1931" w14:paraId="433EB46B" w14:textId="77777777">
      <w:pPr>
        <w:pStyle w:val="CommentText"/>
      </w:pPr>
      <w:r>
        <w:rPr>
          <w:rStyle w:val="CommentReference"/>
        </w:rPr>
        <w:annotationRef/>
      </w:r>
      <w:r>
        <w:rPr>
          <w:lang w:val="en-IN"/>
        </w:rPr>
        <w:t>Added the CO2e details, Will. We were unable to identify specific details in addition here. Request your guidance please.</w:t>
      </w:r>
    </w:p>
  </w:comment>
  <w:comment w:initials="WD" w:author="William Llewelyn Davies" w:date="2026-01-20T13:57:00Z" w:id="34">
    <w:p w:rsidR="00D5245D" w:rsidP="00D5245D" w:rsidRDefault="00D5245D" w14:paraId="68011966" w14:textId="77777777">
      <w:pPr>
        <w:pStyle w:val="CommentText"/>
      </w:pPr>
      <w:r>
        <w:rPr>
          <w:rStyle w:val="CommentReference"/>
        </w:rPr>
        <w:annotationRef/>
      </w:r>
      <w:r>
        <w:t>This is a valuable impact - suggest to also mention earlier</w:t>
      </w:r>
    </w:p>
  </w:comment>
  <w:comment w:initials="L" w:author="LSAFB01" w:date="2026-01-24T00:29:00Z" w:id="35">
    <w:p w:rsidR="00CB1931" w:rsidP="00CB1931" w:rsidRDefault="00CB1931" w14:paraId="2BBEF6B6" w14:textId="77777777">
      <w:pPr>
        <w:pStyle w:val="CommentText"/>
      </w:pPr>
      <w:r>
        <w:rPr>
          <w:rStyle w:val="CommentReference"/>
        </w:rPr>
        <w:annotationRef/>
      </w:r>
      <w:r>
        <w:rPr>
          <w:lang w:val="en-IN"/>
        </w:rPr>
        <w:t>Added as part of the result and objective - does that work?</w:t>
      </w:r>
    </w:p>
  </w:comment>
  <w:comment w:initials="SR" w:author="Sharanya Ranganathan" w:date="2026-01-15T19:59:00Z" w:id="39">
    <w:p w:rsidR="009D469B" w:rsidP="009D469B" w:rsidRDefault="009D469B" w14:paraId="66212C93" w14:textId="4C83299C">
      <w:pPr>
        <w:pStyle w:val="CommentText"/>
      </w:pPr>
      <w:r>
        <w:rPr>
          <w:rStyle w:val="CommentReference"/>
        </w:rPr>
        <w:annotationRef/>
      </w:r>
      <w:r>
        <w:rPr>
          <w:highlight w:val="yellow"/>
          <w:lang w:val="en-IN"/>
        </w:rPr>
        <w:t>Hyperlink to be added</w:t>
      </w:r>
    </w:p>
  </w:comment>
  <w:comment w:initials="L" w:author="LSAFB01" w:date="2026-01-16T00:02:00Z" w:id="40">
    <w:p w:rsidR="00E56304" w:rsidP="00E56304" w:rsidRDefault="00E56304" w14:paraId="62813FC6" w14:textId="77777777">
      <w:pPr>
        <w:pStyle w:val="CommentText"/>
      </w:pPr>
      <w:r>
        <w:rPr>
          <w:rStyle w:val="CommentReference"/>
        </w:rPr>
        <w:annotationRef/>
      </w:r>
      <w:r>
        <w:rPr>
          <w:lang w:val="en-IN"/>
        </w:rPr>
        <w:t>Could you pls also advise on which link we should embed here? Or would it work better to have only the related resources highlighted?</w:t>
      </w:r>
    </w:p>
  </w:comment>
  <w:comment w:initials="WD" w:author="William Llewelyn Davies" w:date="2026-01-20T14:46:00Z" w:id="41">
    <w:p w:rsidR="00D96878" w:rsidP="00D96878" w:rsidRDefault="00D96878" w14:paraId="19743397" w14:textId="77777777">
      <w:pPr>
        <w:pStyle w:val="CommentText"/>
      </w:pPr>
      <w:r>
        <w:rPr>
          <w:rStyle w:val="CommentReference"/>
        </w:rPr>
        <w:annotationRef/>
      </w:r>
      <w:r>
        <w:t>Links below are good - please lead with the IFC one and then the GIHub one</w:t>
      </w:r>
    </w:p>
  </w:comment>
  <w:comment w:initials="L" w:author="LSAFB01" w:date="2026-01-24T00:31:00Z" w:id="42">
    <w:p w:rsidR="00CB1931" w:rsidP="00CB1931" w:rsidRDefault="00CB1931" w14:paraId="6806B573" w14:textId="77777777">
      <w:pPr>
        <w:pStyle w:val="CommentText"/>
      </w:pPr>
      <w:r>
        <w:rPr>
          <w:rStyle w:val="CommentReference"/>
        </w:rPr>
        <w:annotationRef/>
      </w:r>
      <w:r>
        <w:rPr>
          <w:lang w:val="en-IN"/>
        </w:rPr>
        <w:t>Noted, thanks Will!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8CFA48" w15:done="0"/>
  <w15:commentEx w15:paraId="55790735" w15:paraIdParent="018CFA48" w15:done="0"/>
  <w15:commentEx w15:paraId="37BE3DC8" w15:done="0"/>
  <w15:commentEx w15:paraId="0A578FFA" w15:paraIdParent="37BE3DC8" w15:done="0"/>
  <w15:commentEx w15:paraId="22998966" w15:done="0"/>
  <w15:commentEx w15:paraId="48C07AB4" w15:paraIdParent="22998966" w15:done="0"/>
  <w15:commentEx w15:paraId="7E7A3808" w15:done="0"/>
  <w15:commentEx w15:paraId="5E46A097" w15:paraIdParent="7E7A3808" w15:done="0"/>
  <w15:commentEx w15:paraId="443A04E8" w15:done="0"/>
  <w15:commentEx w15:paraId="12A1AFD2" w15:paraIdParent="443A04E8" w15:done="0"/>
  <w15:commentEx w15:paraId="1077C50F" w15:done="0"/>
  <w15:commentEx w15:paraId="433EB46B" w15:paraIdParent="1077C50F" w15:done="0"/>
  <w15:commentEx w15:paraId="68011966" w15:done="0"/>
  <w15:commentEx w15:paraId="2BBEF6B6" w15:paraIdParent="68011966" w15:done="0"/>
  <w15:commentEx w15:paraId="66212C93" w15:done="0"/>
  <w15:commentEx w15:paraId="62813FC6" w15:paraIdParent="66212C93" w15:done="0"/>
  <w15:commentEx w15:paraId="19743397" w15:paraIdParent="66212C93" w15:done="0"/>
  <w15:commentEx w15:paraId="6806B573" w15:paraIdParent="66212C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46DA3" w16cex:dateUtc="2026-01-20T16:48:00Z"/>
  <w16cex:commentExtensible w16cex:durableId="194864C1" w16cex:dateUtc="2026-01-23T18:29:00Z"/>
  <w16cex:commentExtensible w16cex:durableId="7689AE89" w16cex:dateUtc="2026-01-20T16:49:00Z"/>
  <w16cex:commentExtensible w16cex:durableId="65CF492C" w16cex:dateUtc="2026-01-23T18:38:00Z"/>
  <w16cex:commentExtensible w16cex:durableId="3D2C7602" w16cex:dateUtc="2026-01-20T16:52:00Z"/>
  <w16cex:commentExtensible w16cex:durableId="35A4C356" w16cex:dateUtc="2026-01-23T18:46:00Z"/>
  <w16cex:commentExtensible w16cex:durableId="5B31F499" w16cex:dateUtc="2026-01-20T16:57:00Z"/>
  <w16cex:commentExtensible w16cex:durableId="008CE6D9" w16cex:dateUtc="2026-01-23T18:48:00Z"/>
  <w16cex:commentExtensible w16cex:durableId="254380B5" w16cex:dateUtc="2026-01-20T16:57:00Z"/>
  <w16cex:commentExtensible w16cex:durableId="27360D3A" w16cex:dateUtc="2026-01-23T19:03:00Z"/>
  <w16cex:commentExtensible w16cex:durableId="6B61FFEF" w16cex:dateUtc="2026-01-20T19:08:00Z"/>
  <w16cex:commentExtensible w16cex:durableId="2817A60D" w16cex:dateUtc="2026-01-23T19:06:00Z"/>
  <w16cex:commentExtensible w16cex:durableId="68F12B96" w16cex:dateUtc="2026-01-20T18:57:00Z"/>
  <w16cex:commentExtensible w16cex:durableId="77CFC380" w16cex:dateUtc="2026-01-23T18:59:00Z"/>
  <w16cex:commentExtensible w16cex:durableId="5FA374B5" w16cex:dateUtc="2026-01-15T14:29:00Z"/>
  <w16cex:commentExtensible w16cex:durableId="124E7DF7" w16cex:dateUtc="2026-01-15T18:32:00Z"/>
  <w16cex:commentExtensible w16cex:durableId="7ACDB784" w16cex:dateUtc="2026-01-20T19:46:00Z"/>
  <w16cex:commentExtensible w16cex:durableId="6BA85F11" w16cex:dateUtc="2026-01-23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8CFA48" w16cid:durableId="47A46DA3"/>
  <w16cid:commentId w16cid:paraId="55790735" w16cid:durableId="194864C1"/>
  <w16cid:commentId w16cid:paraId="37BE3DC8" w16cid:durableId="7689AE89"/>
  <w16cid:commentId w16cid:paraId="0A578FFA" w16cid:durableId="65CF492C"/>
  <w16cid:commentId w16cid:paraId="22998966" w16cid:durableId="3D2C7602"/>
  <w16cid:commentId w16cid:paraId="48C07AB4" w16cid:durableId="35A4C356"/>
  <w16cid:commentId w16cid:paraId="7E7A3808" w16cid:durableId="5B31F499"/>
  <w16cid:commentId w16cid:paraId="5E46A097" w16cid:durableId="008CE6D9"/>
  <w16cid:commentId w16cid:paraId="443A04E8" w16cid:durableId="254380B5"/>
  <w16cid:commentId w16cid:paraId="12A1AFD2" w16cid:durableId="27360D3A"/>
  <w16cid:commentId w16cid:paraId="1077C50F" w16cid:durableId="6B61FFEF"/>
  <w16cid:commentId w16cid:paraId="433EB46B" w16cid:durableId="2817A60D"/>
  <w16cid:commentId w16cid:paraId="68011966" w16cid:durableId="68F12B96"/>
  <w16cid:commentId w16cid:paraId="2BBEF6B6" w16cid:durableId="77CFC380"/>
  <w16cid:commentId w16cid:paraId="66212C93" w16cid:durableId="5FA374B5"/>
  <w16cid:commentId w16cid:paraId="62813FC6" w16cid:durableId="124E7DF7"/>
  <w16cid:commentId w16cid:paraId="19743397" w16cid:durableId="7ACDB784"/>
  <w16cid:commentId w16cid:paraId="6806B573" w16cid:durableId="6BA85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2186" w:rsidP="00C40978" w:rsidRDefault="005A2186" w14:paraId="7F75A19B" w14:textId="77777777">
      <w:pPr>
        <w:spacing w:after="0" w:line="240" w:lineRule="auto"/>
      </w:pPr>
      <w:r>
        <w:separator/>
      </w:r>
    </w:p>
  </w:endnote>
  <w:endnote w:type="continuationSeparator" w:id="0">
    <w:p w:rsidR="005A2186" w:rsidP="00C40978" w:rsidRDefault="005A2186" w14:paraId="6179E7C7" w14:textId="77777777">
      <w:pPr>
        <w:spacing w:after="0" w:line="240" w:lineRule="auto"/>
      </w:pPr>
      <w:r>
        <w:continuationSeparator/>
      </w:r>
    </w:p>
  </w:endnote>
  <w:endnote w:type="continuationNotice" w:id="1">
    <w:p w:rsidR="005A2186" w:rsidRDefault="005A2186" w14:paraId="300E288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ExtraBold">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5185" w:rsidRDefault="008D5185" w14:paraId="361F8D49" w14:textId="59223221">
    <w:pPr>
      <w:pStyle w:val="Footer"/>
    </w:pPr>
    <w:r>
      <w:rPr>
        <w:noProof/>
      </w:rPr>
      <mc:AlternateContent>
        <mc:Choice Requires="wps">
          <w:drawing>
            <wp:anchor distT="0" distB="0" distL="0" distR="0" simplePos="0" relativeHeight="251658241" behindDoc="0" locked="0" layoutInCell="1" allowOverlap="1" wp14:anchorId="0FEA1154" wp14:editId="1AB45DF0">
              <wp:simplePos x="635" y="635"/>
              <wp:positionH relativeFrom="page">
                <wp:align>right</wp:align>
              </wp:positionH>
              <wp:positionV relativeFrom="page">
                <wp:align>bottom</wp:align>
              </wp:positionV>
              <wp:extent cx="1102995" cy="370205"/>
              <wp:effectExtent l="0" t="0" r="0" b="0"/>
              <wp:wrapNone/>
              <wp:docPr id="116731977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rsidRPr="008D5185" w:rsidR="008D5185" w:rsidP="008D5185" w:rsidRDefault="008D5185" w14:paraId="35EFA328" w14:textId="45530D33">
                          <w:pPr>
                            <w:spacing w:after="0"/>
                            <w:rPr>
                              <w:rFonts w:ascii="Calibri" w:hAnsi="Calibri" w:eastAsia="Calibri" w:cs="Calibri"/>
                              <w:noProof/>
                              <w:color w:val="000000"/>
                              <w:sz w:val="20"/>
                              <w:szCs w:val="20"/>
                            </w:rPr>
                          </w:pPr>
                          <w:r w:rsidRPr="008D5185">
                            <w:rPr>
                              <w:rFonts w:ascii="Calibri" w:hAnsi="Calibri" w:eastAsia="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FEA1154">
              <v:stroke joinstyle="miter"/>
              <v:path gradientshapeok="t" o:connecttype="rect"/>
            </v:shapetype>
            <v:shape id="Text Box 2" style="position:absolute;margin-left:35.65pt;margin-top:0;width:86.85pt;height:29.15pt;z-index:251658241;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v:textbox style="mso-fit-shape-to-text:t" inset="0,0,20pt,15pt">
                <w:txbxContent>
                  <w:p w:rsidRPr="008D5185" w:rsidR="008D5185" w:rsidP="008D5185" w:rsidRDefault="008D5185" w14:paraId="35EFA328" w14:textId="45530D33">
                    <w:pPr>
                      <w:spacing w:after="0"/>
                      <w:rPr>
                        <w:rFonts w:ascii="Calibri" w:hAnsi="Calibri" w:eastAsia="Calibri" w:cs="Calibri"/>
                        <w:noProof/>
                        <w:color w:val="000000"/>
                        <w:sz w:val="20"/>
                        <w:szCs w:val="20"/>
                      </w:rPr>
                    </w:pPr>
                    <w:r w:rsidRPr="008D5185">
                      <w:rPr>
                        <w:rFonts w:ascii="Calibri" w:hAnsi="Calibri" w:eastAsia="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5185" w:rsidRDefault="008D5185" w14:paraId="75B6C7D1" w14:textId="39616667">
    <w:pPr>
      <w:pStyle w:val="Footer"/>
    </w:pPr>
    <w:r>
      <w:rPr>
        <w:noProof/>
      </w:rPr>
      <mc:AlternateContent>
        <mc:Choice Requires="wps">
          <w:drawing>
            <wp:anchor distT="0" distB="0" distL="0" distR="0" simplePos="0" relativeHeight="251658242" behindDoc="0" locked="0" layoutInCell="1" allowOverlap="1" wp14:anchorId="68A2572E" wp14:editId="360F21B8">
              <wp:simplePos x="914400" y="10058400"/>
              <wp:positionH relativeFrom="page">
                <wp:align>right</wp:align>
              </wp:positionH>
              <wp:positionV relativeFrom="page">
                <wp:align>bottom</wp:align>
              </wp:positionV>
              <wp:extent cx="1102995" cy="370205"/>
              <wp:effectExtent l="0" t="0" r="0" b="0"/>
              <wp:wrapNone/>
              <wp:docPr id="1432615072"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rsidRPr="008D5185" w:rsidR="008D5185" w:rsidP="008D5185" w:rsidRDefault="008D5185" w14:paraId="359E2FB0" w14:textId="10984237">
                          <w:pPr>
                            <w:spacing w:after="0"/>
                            <w:rPr>
                              <w:rFonts w:ascii="Calibri" w:hAnsi="Calibri" w:eastAsia="Calibri" w:cs="Calibri"/>
                              <w:noProof/>
                              <w:color w:val="000000"/>
                              <w:sz w:val="20"/>
                              <w:szCs w:val="20"/>
                            </w:rPr>
                          </w:pPr>
                          <w:r w:rsidRPr="008D5185">
                            <w:rPr>
                              <w:rFonts w:ascii="Calibri" w:hAnsi="Calibri" w:eastAsia="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8A2572E">
              <v:stroke joinstyle="miter"/>
              <v:path gradientshapeok="t" o:connecttype="rect"/>
            </v:shapetype>
            <v:shape id="Text Box 3" style="position:absolute;margin-left:35.65pt;margin-top:0;width:86.85pt;height:29.15pt;z-index:251658242;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v:textbox style="mso-fit-shape-to-text:t" inset="0,0,20pt,15pt">
                <w:txbxContent>
                  <w:p w:rsidRPr="008D5185" w:rsidR="008D5185" w:rsidP="008D5185" w:rsidRDefault="008D5185" w14:paraId="359E2FB0" w14:textId="10984237">
                    <w:pPr>
                      <w:spacing w:after="0"/>
                      <w:rPr>
                        <w:rFonts w:ascii="Calibri" w:hAnsi="Calibri" w:eastAsia="Calibri" w:cs="Calibri"/>
                        <w:noProof/>
                        <w:color w:val="000000"/>
                        <w:sz w:val="20"/>
                        <w:szCs w:val="20"/>
                      </w:rPr>
                    </w:pPr>
                    <w:r w:rsidRPr="008D5185">
                      <w:rPr>
                        <w:rFonts w:ascii="Calibri" w:hAnsi="Calibri" w:eastAsia="Calibri" w:cs="Calibri"/>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5185" w:rsidRDefault="008D5185" w14:paraId="7C0C4129" w14:textId="0A6F6E79">
    <w:pPr>
      <w:pStyle w:val="Footer"/>
    </w:pPr>
    <w:r>
      <w:rPr>
        <w:noProof/>
      </w:rPr>
      <mc:AlternateContent>
        <mc:Choice Requires="wps">
          <w:drawing>
            <wp:anchor distT="0" distB="0" distL="0" distR="0" simplePos="0" relativeHeight="251658240" behindDoc="0" locked="0" layoutInCell="1" allowOverlap="1" wp14:anchorId="6FEDD193" wp14:editId="2EA37AD1">
              <wp:simplePos x="635" y="635"/>
              <wp:positionH relativeFrom="page">
                <wp:align>right</wp:align>
              </wp:positionH>
              <wp:positionV relativeFrom="page">
                <wp:align>bottom</wp:align>
              </wp:positionV>
              <wp:extent cx="1102995" cy="370205"/>
              <wp:effectExtent l="0" t="0" r="0" b="0"/>
              <wp:wrapNone/>
              <wp:docPr id="38303757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rsidRPr="008D5185" w:rsidR="008D5185" w:rsidP="008D5185" w:rsidRDefault="008D5185" w14:paraId="3BAF9D65" w14:textId="5B360993">
                          <w:pPr>
                            <w:spacing w:after="0"/>
                            <w:rPr>
                              <w:rFonts w:ascii="Calibri" w:hAnsi="Calibri" w:eastAsia="Calibri" w:cs="Calibri"/>
                              <w:noProof/>
                              <w:color w:val="000000"/>
                              <w:sz w:val="20"/>
                              <w:szCs w:val="20"/>
                            </w:rPr>
                          </w:pPr>
                          <w:r w:rsidRPr="008D5185">
                            <w:rPr>
                              <w:rFonts w:ascii="Calibri" w:hAnsi="Calibri" w:eastAsia="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FEDD193">
              <v:stroke joinstyle="miter"/>
              <v:path gradientshapeok="t" o:connecttype="rect"/>
            </v:shapetype>
            <v:shape id="Text Box 1"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">
              <v:textbox style="mso-fit-shape-to-text:t" inset="0,0,20pt,15pt">
                <w:txbxContent>
                  <w:p w:rsidRPr="008D5185" w:rsidR="008D5185" w:rsidP="008D5185" w:rsidRDefault="008D5185" w14:paraId="3BAF9D65" w14:textId="5B360993">
                    <w:pPr>
                      <w:spacing w:after="0"/>
                      <w:rPr>
                        <w:rFonts w:ascii="Calibri" w:hAnsi="Calibri" w:eastAsia="Calibri" w:cs="Calibri"/>
                        <w:noProof/>
                        <w:color w:val="000000"/>
                        <w:sz w:val="20"/>
                        <w:szCs w:val="20"/>
                      </w:rPr>
                    </w:pPr>
                    <w:r w:rsidRPr="008D5185">
                      <w:rPr>
                        <w:rFonts w:ascii="Calibri" w:hAnsi="Calibri" w:eastAsia="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2186" w:rsidP="00C40978" w:rsidRDefault="005A2186" w14:paraId="50672A36" w14:textId="77777777">
      <w:pPr>
        <w:spacing w:after="0" w:line="240" w:lineRule="auto"/>
      </w:pPr>
      <w:r>
        <w:separator/>
      </w:r>
    </w:p>
  </w:footnote>
  <w:footnote w:type="continuationSeparator" w:id="0">
    <w:p w:rsidR="005A2186" w:rsidP="00C40978" w:rsidRDefault="005A2186" w14:paraId="2D17B179" w14:textId="77777777">
      <w:pPr>
        <w:spacing w:after="0" w:line="240" w:lineRule="auto"/>
      </w:pPr>
      <w:r>
        <w:continuationSeparator/>
      </w:r>
    </w:p>
  </w:footnote>
  <w:footnote w:type="continuationNotice" w:id="1">
    <w:p w:rsidR="005A2186" w:rsidRDefault="005A2186" w14:paraId="00382B5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C4DBFE"/>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5CF78B1"/>
    <w:multiLevelType w:val="multilevel"/>
    <w:tmpl w:val="F2345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46A1FE4"/>
    <w:multiLevelType w:val="hybridMultilevel"/>
    <w:tmpl w:val="6BF051E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 w15:restartNumberingAfterBreak="0">
    <w:nsid w:val="2B9C3C61"/>
    <w:multiLevelType w:val="hybridMultilevel"/>
    <w:tmpl w:val="16D44348"/>
    <w:lvl w:ilvl="0" w:tplc="A4946AEE">
      <w:start w:val="1"/>
      <w:numFmt w:val="bullet"/>
      <w:lvlText w:val="•"/>
      <w:lvlJc w:val="left"/>
      <w:pPr>
        <w:ind w:left="720" w:hanging="360"/>
      </w:pPr>
    </w:lvl>
    <w:lvl w:ilvl="1" w:tplc="AD44774A">
      <w:numFmt w:val="decimal"/>
      <w:lvlText w:val=""/>
      <w:lvlJc w:val="left"/>
    </w:lvl>
    <w:lvl w:ilvl="2" w:tplc="E9980D98">
      <w:numFmt w:val="decimal"/>
      <w:lvlText w:val=""/>
      <w:lvlJc w:val="left"/>
    </w:lvl>
    <w:lvl w:ilvl="3" w:tplc="C8AABC42">
      <w:numFmt w:val="decimal"/>
      <w:lvlText w:val=""/>
      <w:lvlJc w:val="left"/>
    </w:lvl>
    <w:lvl w:ilvl="4" w:tplc="B0484106">
      <w:numFmt w:val="decimal"/>
      <w:lvlText w:val=""/>
      <w:lvlJc w:val="left"/>
    </w:lvl>
    <w:lvl w:ilvl="5" w:tplc="CFB61A22">
      <w:numFmt w:val="decimal"/>
      <w:lvlText w:val=""/>
      <w:lvlJc w:val="left"/>
    </w:lvl>
    <w:lvl w:ilvl="6" w:tplc="F0687B78">
      <w:numFmt w:val="decimal"/>
      <w:lvlText w:val=""/>
      <w:lvlJc w:val="left"/>
    </w:lvl>
    <w:lvl w:ilvl="7" w:tplc="33D019B2">
      <w:numFmt w:val="decimal"/>
      <w:lvlText w:val=""/>
      <w:lvlJc w:val="left"/>
    </w:lvl>
    <w:lvl w:ilvl="8" w:tplc="294CBA50">
      <w:numFmt w:val="decimal"/>
      <w:lvlText w:val=""/>
      <w:lvlJc w:val="left"/>
    </w:lvl>
  </w:abstractNum>
  <w:abstractNum w:abstractNumId="4" w15:restartNumberingAfterBreak="0">
    <w:nsid w:val="761D09BA"/>
    <w:multiLevelType w:val="hybridMultilevel"/>
    <w:tmpl w:val="B6B602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90377488">
    <w:abstractNumId w:val="1"/>
  </w:num>
  <w:num w:numId="2" w16cid:durableId="904491026">
    <w:abstractNumId w:val="2"/>
  </w:num>
  <w:num w:numId="3" w16cid:durableId="1607497205">
    <w:abstractNumId w:val="0"/>
  </w:num>
  <w:num w:numId="4" w16cid:durableId="220753349">
    <w:abstractNumId w:val="4"/>
  </w:num>
  <w:num w:numId="5" w16cid:durableId="131752690">
    <w:abstractNumId w:val="3"/>
    <w:lvlOverride w:ilvl="0">
      <w:startOverride w:val="1"/>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SAFB01">
    <w15:presenceInfo w15:providerId="AD" w15:userId="S::LSAFB01@upsidelearning.com::4a346464-8a5c-48bc-abf2-61b3bc114fa4"/>
  </w15:person>
  <w15:person w15:author="William Llewelyn Davies">
    <w15:presenceInfo w15:providerId="AD" w15:userId="S::wdavies@worldbank.org::1a928164-09c2-48ed-b4e9-949cead3cf75"/>
  </w15:person>
  <w15:person w15:author="Sharanya Ranganathan">
    <w15:presenceInfo w15:providerId="AD" w15:userId="S-1-5-21-3364069883-2230405562-1432979788-13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tru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78"/>
    <w:rsid w:val="00013B4B"/>
    <w:rsid w:val="000157EE"/>
    <w:rsid w:val="00015E05"/>
    <w:rsid w:val="00016295"/>
    <w:rsid w:val="00022EF8"/>
    <w:rsid w:val="0002309E"/>
    <w:rsid w:val="0002640C"/>
    <w:rsid w:val="000268AB"/>
    <w:rsid w:val="0003012C"/>
    <w:rsid w:val="000325C6"/>
    <w:rsid w:val="0003389C"/>
    <w:rsid w:val="00033C0B"/>
    <w:rsid w:val="000379F8"/>
    <w:rsid w:val="00040D82"/>
    <w:rsid w:val="0006179B"/>
    <w:rsid w:val="00063A40"/>
    <w:rsid w:val="00072A66"/>
    <w:rsid w:val="000807D7"/>
    <w:rsid w:val="000814F0"/>
    <w:rsid w:val="00082261"/>
    <w:rsid w:val="0008459C"/>
    <w:rsid w:val="000873FD"/>
    <w:rsid w:val="00094586"/>
    <w:rsid w:val="00097F78"/>
    <w:rsid w:val="000B22D0"/>
    <w:rsid w:val="000B6E82"/>
    <w:rsid w:val="000C1923"/>
    <w:rsid w:val="000D365E"/>
    <w:rsid w:val="000E3D73"/>
    <w:rsid w:val="000E6556"/>
    <w:rsid w:val="000F0903"/>
    <w:rsid w:val="000F4065"/>
    <w:rsid w:val="000F6F5B"/>
    <w:rsid w:val="0010023F"/>
    <w:rsid w:val="00101874"/>
    <w:rsid w:val="00102BC2"/>
    <w:rsid w:val="00104B7A"/>
    <w:rsid w:val="0010729C"/>
    <w:rsid w:val="00121500"/>
    <w:rsid w:val="001237E7"/>
    <w:rsid w:val="00124A7F"/>
    <w:rsid w:val="00126666"/>
    <w:rsid w:val="001337ED"/>
    <w:rsid w:val="0013444A"/>
    <w:rsid w:val="00134A80"/>
    <w:rsid w:val="00134AA1"/>
    <w:rsid w:val="00136D34"/>
    <w:rsid w:val="00140282"/>
    <w:rsid w:val="0014491A"/>
    <w:rsid w:val="001458C3"/>
    <w:rsid w:val="00152B15"/>
    <w:rsid w:val="00154EFB"/>
    <w:rsid w:val="00155882"/>
    <w:rsid w:val="00166F29"/>
    <w:rsid w:val="00180442"/>
    <w:rsid w:val="001916B6"/>
    <w:rsid w:val="00192982"/>
    <w:rsid w:val="0019379E"/>
    <w:rsid w:val="001970D1"/>
    <w:rsid w:val="001B2CF8"/>
    <w:rsid w:val="001C0B63"/>
    <w:rsid w:val="001C2BC6"/>
    <w:rsid w:val="001C4368"/>
    <w:rsid w:val="001D0B06"/>
    <w:rsid w:val="001D1C0C"/>
    <w:rsid w:val="001D2300"/>
    <w:rsid w:val="001D2AD8"/>
    <w:rsid w:val="001D5991"/>
    <w:rsid w:val="001D601A"/>
    <w:rsid w:val="001D6743"/>
    <w:rsid w:val="001D6837"/>
    <w:rsid w:val="001E0398"/>
    <w:rsid w:val="001E3288"/>
    <w:rsid w:val="001E383F"/>
    <w:rsid w:val="00202676"/>
    <w:rsid w:val="00213DFD"/>
    <w:rsid w:val="0021726E"/>
    <w:rsid w:val="0021772C"/>
    <w:rsid w:val="00226900"/>
    <w:rsid w:val="00245DE2"/>
    <w:rsid w:val="00255E50"/>
    <w:rsid w:val="00266997"/>
    <w:rsid w:val="00267167"/>
    <w:rsid w:val="00281CDB"/>
    <w:rsid w:val="00286D11"/>
    <w:rsid w:val="002919E2"/>
    <w:rsid w:val="00294CC6"/>
    <w:rsid w:val="002A4940"/>
    <w:rsid w:val="002A4E63"/>
    <w:rsid w:val="002C1D51"/>
    <w:rsid w:val="002C2E2A"/>
    <w:rsid w:val="002D0B88"/>
    <w:rsid w:val="002D7EB5"/>
    <w:rsid w:val="002F0E6A"/>
    <w:rsid w:val="002F4DC0"/>
    <w:rsid w:val="0030024C"/>
    <w:rsid w:val="00304982"/>
    <w:rsid w:val="003064FB"/>
    <w:rsid w:val="00312FB4"/>
    <w:rsid w:val="00313609"/>
    <w:rsid w:val="00332E77"/>
    <w:rsid w:val="003368E6"/>
    <w:rsid w:val="00342FC1"/>
    <w:rsid w:val="00346B07"/>
    <w:rsid w:val="00346E85"/>
    <w:rsid w:val="00354A78"/>
    <w:rsid w:val="00380F59"/>
    <w:rsid w:val="0038243E"/>
    <w:rsid w:val="00383562"/>
    <w:rsid w:val="00385D54"/>
    <w:rsid w:val="003870EB"/>
    <w:rsid w:val="0039208B"/>
    <w:rsid w:val="00395868"/>
    <w:rsid w:val="00396300"/>
    <w:rsid w:val="003B254D"/>
    <w:rsid w:val="003B416F"/>
    <w:rsid w:val="003B7B7C"/>
    <w:rsid w:val="003C09FF"/>
    <w:rsid w:val="003D4BC3"/>
    <w:rsid w:val="003E3E5E"/>
    <w:rsid w:val="003F3E3E"/>
    <w:rsid w:val="003F48B1"/>
    <w:rsid w:val="004006CF"/>
    <w:rsid w:val="00402136"/>
    <w:rsid w:val="004025C0"/>
    <w:rsid w:val="00411F59"/>
    <w:rsid w:val="00413D11"/>
    <w:rsid w:val="004159E9"/>
    <w:rsid w:val="0042636A"/>
    <w:rsid w:val="00427E55"/>
    <w:rsid w:val="00427ED2"/>
    <w:rsid w:val="00433DCF"/>
    <w:rsid w:val="004352BC"/>
    <w:rsid w:val="00437290"/>
    <w:rsid w:val="004373E5"/>
    <w:rsid w:val="00441A37"/>
    <w:rsid w:val="00441DAF"/>
    <w:rsid w:val="004539D3"/>
    <w:rsid w:val="00453B75"/>
    <w:rsid w:val="0045715E"/>
    <w:rsid w:val="00465DF0"/>
    <w:rsid w:val="00470D85"/>
    <w:rsid w:val="004734AC"/>
    <w:rsid w:val="004776A4"/>
    <w:rsid w:val="004807D8"/>
    <w:rsid w:val="0048260F"/>
    <w:rsid w:val="004831DC"/>
    <w:rsid w:val="00483366"/>
    <w:rsid w:val="00490ADF"/>
    <w:rsid w:val="00496CEA"/>
    <w:rsid w:val="00497B0F"/>
    <w:rsid w:val="00497F8B"/>
    <w:rsid w:val="004A7C72"/>
    <w:rsid w:val="004B03BE"/>
    <w:rsid w:val="004B059D"/>
    <w:rsid w:val="004B2C2B"/>
    <w:rsid w:val="004B3F5E"/>
    <w:rsid w:val="004B47DF"/>
    <w:rsid w:val="004C46C1"/>
    <w:rsid w:val="004C5C80"/>
    <w:rsid w:val="004D104E"/>
    <w:rsid w:val="004D3318"/>
    <w:rsid w:val="004D48A9"/>
    <w:rsid w:val="004E207A"/>
    <w:rsid w:val="004F1131"/>
    <w:rsid w:val="004F4553"/>
    <w:rsid w:val="004F7E71"/>
    <w:rsid w:val="005025DA"/>
    <w:rsid w:val="00511199"/>
    <w:rsid w:val="0052382F"/>
    <w:rsid w:val="00525FD1"/>
    <w:rsid w:val="005318EA"/>
    <w:rsid w:val="00531CC1"/>
    <w:rsid w:val="00533FB1"/>
    <w:rsid w:val="00536F40"/>
    <w:rsid w:val="005420A3"/>
    <w:rsid w:val="005462CC"/>
    <w:rsid w:val="00550D66"/>
    <w:rsid w:val="00554B23"/>
    <w:rsid w:val="00557A5E"/>
    <w:rsid w:val="00557AE0"/>
    <w:rsid w:val="0056249D"/>
    <w:rsid w:val="00563A4D"/>
    <w:rsid w:val="0057310C"/>
    <w:rsid w:val="005744BC"/>
    <w:rsid w:val="005817D0"/>
    <w:rsid w:val="00585C57"/>
    <w:rsid w:val="00590FDC"/>
    <w:rsid w:val="00594733"/>
    <w:rsid w:val="005966BE"/>
    <w:rsid w:val="00597207"/>
    <w:rsid w:val="005A2186"/>
    <w:rsid w:val="005A70D1"/>
    <w:rsid w:val="005C1309"/>
    <w:rsid w:val="005C58B7"/>
    <w:rsid w:val="005D2A66"/>
    <w:rsid w:val="005E1E16"/>
    <w:rsid w:val="005E433F"/>
    <w:rsid w:val="005F24EA"/>
    <w:rsid w:val="005F7AE4"/>
    <w:rsid w:val="00606C19"/>
    <w:rsid w:val="00623FC7"/>
    <w:rsid w:val="006243AD"/>
    <w:rsid w:val="00632513"/>
    <w:rsid w:val="00635C7F"/>
    <w:rsid w:val="00637F48"/>
    <w:rsid w:val="00642C69"/>
    <w:rsid w:val="00643A55"/>
    <w:rsid w:val="00650074"/>
    <w:rsid w:val="00650399"/>
    <w:rsid w:val="006545A6"/>
    <w:rsid w:val="00672536"/>
    <w:rsid w:val="00673DCF"/>
    <w:rsid w:val="00674B07"/>
    <w:rsid w:val="00683726"/>
    <w:rsid w:val="00692828"/>
    <w:rsid w:val="00694BE5"/>
    <w:rsid w:val="006973FC"/>
    <w:rsid w:val="006A062B"/>
    <w:rsid w:val="006A27D4"/>
    <w:rsid w:val="006A5649"/>
    <w:rsid w:val="006D003F"/>
    <w:rsid w:val="006D1723"/>
    <w:rsid w:val="006D4F62"/>
    <w:rsid w:val="006D7665"/>
    <w:rsid w:val="006E2B4B"/>
    <w:rsid w:val="00700F01"/>
    <w:rsid w:val="00702A6B"/>
    <w:rsid w:val="00717D0D"/>
    <w:rsid w:val="00721801"/>
    <w:rsid w:val="00727981"/>
    <w:rsid w:val="0073052A"/>
    <w:rsid w:val="007400E7"/>
    <w:rsid w:val="00740E15"/>
    <w:rsid w:val="007411EB"/>
    <w:rsid w:val="0075214A"/>
    <w:rsid w:val="007528BC"/>
    <w:rsid w:val="00753C84"/>
    <w:rsid w:val="007572B1"/>
    <w:rsid w:val="00764F34"/>
    <w:rsid w:val="00770EB3"/>
    <w:rsid w:val="00775AAE"/>
    <w:rsid w:val="00781134"/>
    <w:rsid w:val="007904D3"/>
    <w:rsid w:val="00792518"/>
    <w:rsid w:val="00795FBA"/>
    <w:rsid w:val="00797522"/>
    <w:rsid w:val="007A05A0"/>
    <w:rsid w:val="007A69FF"/>
    <w:rsid w:val="007B0882"/>
    <w:rsid w:val="007B1BAB"/>
    <w:rsid w:val="007C7CAE"/>
    <w:rsid w:val="007D1166"/>
    <w:rsid w:val="007D3151"/>
    <w:rsid w:val="007D49EC"/>
    <w:rsid w:val="007E41FF"/>
    <w:rsid w:val="007F0915"/>
    <w:rsid w:val="007F4ABE"/>
    <w:rsid w:val="007F5EE5"/>
    <w:rsid w:val="008045EB"/>
    <w:rsid w:val="008142AF"/>
    <w:rsid w:val="008179E9"/>
    <w:rsid w:val="00841E7B"/>
    <w:rsid w:val="0084538B"/>
    <w:rsid w:val="00845A5B"/>
    <w:rsid w:val="00851374"/>
    <w:rsid w:val="0085357D"/>
    <w:rsid w:val="008536E1"/>
    <w:rsid w:val="008624BA"/>
    <w:rsid w:val="00862E3C"/>
    <w:rsid w:val="00864F8F"/>
    <w:rsid w:val="00871CEC"/>
    <w:rsid w:val="00871E68"/>
    <w:rsid w:val="00873C6A"/>
    <w:rsid w:val="0087693E"/>
    <w:rsid w:val="00886892"/>
    <w:rsid w:val="008868F3"/>
    <w:rsid w:val="008A0D40"/>
    <w:rsid w:val="008A2037"/>
    <w:rsid w:val="008A3485"/>
    <w:rsid w:val="008A3A47"/>
    <w:rsid w:val="008B082A"/>
    <w:rsid w:val="008B6E28"/>
    <w:rsid w:val="008C3535"/>
    <w:rsid w:val="008C511E"/>
    <w:rsid w:val="008D5185"/>
    <w:rsid w:val="008D7D70"/>
    <w:rsid w:val="008E0797"/>
    <w:rsid w:val="008E4CFF"/>
    <w:rsid w:val="008E4D0E"/>
    <w:rsid w:val="008E5107"/>
    <w:rsid w:val="008F1AB9"/>
    <w:rsid w:val="0090447B"/>
    <w:rsid w:val="0090656D"/>
    <w:rsid w:val="00906BC9"/>
    <w:rsid w:val="009152A1"/>
    <w:rsid w:val="00921583"/>
    <w:rsid w:val="00931AF0"/>
    <w:rsid w:val="00933CFB"/>
    <w:rsid w:val="009427D3"/>
    <w:rsid w:val="00945A89"/>
    <w:rsid w:val="00952D97"/>
    <w:rsid w:val="00953D7E"/>
    <w:rsid w:val="00960E27"/>
    <w:rsid w:val="0096162B"/>
    <w:rsid w:val="00970739"/>
    <w:rsid w:val="00972DCB"/>
    <w:rsid w:val="00976C97"/>
    <w:rsid w:val="00985BA5"/>
    <w:rsid w:val="009932A4"/>
    <w:rsid w:val="009972A0"/>
    <w:rsid w:val="009A1BF6"/>
    <w:rsid w:val="009B0311"/>
    <w:rsid w:val="009B18BC"/>
    <w:rsid w:val="009C22E2"/>
    <w:rsid w:val="009C4FB1"/>
    <w:rsid w:val="009C6994"/>
    <w:rsid w:val="009D1359"/>
    <w:rsid w:val="009D469B"/>
    <w:rsid w:val="009D4B4F"/>
    <w:rsid w:val="009D6963"/>
    <w:rsid w:val="009E31F1"/>
    <w:rsid w:val="009F0966"/>
    <w:rsid w:val="009F6590"/>
    <w:rsid w:val="00A01EA1"/>
    <w:rsid w:val="00A10A13"/>
    <w:rsid w:val="00A425F5"/>
    <w:rsid w:val="00A43202"/>
    <w:rsid w:val="00A43ACF"/>
    <w:rsid w:val="00A47CC2"/>
    <w:rsid w:val="00A51903"/>
    <w:rsid w:val="00A52AA5"/>
    <w:rsid w:val="00A55C37"/>
    <w:rsid w:val="00A5740B"/>
    <w:rsid w:val="00A61F09"/>
    <w:rsid w:val="00A66A93"/>
    <w:rsid w:val="00A74D32"/>
    <w:rsid w:val="00A867C7"/>
    <w:rsid w:val="00A972BF"/>
    <w:rsid w:val="00AA1380"/>
    <w:rsid w:val="00AB59E5"/>
    <w:rsid w:val="00AB74A0"/>
    <w:rsid w:val="00AD0B3D"/>
    <w:rsid w:val="00AD17B2"/>
    <w:rsid w:val="00AD5A17"/>
    <w:rsid w:val="00AE0806"/>
    <w:rsid w:val="00AE4625"/>
    <w:rsid w:val="00AE4E82"/>
    <w:rsid w:val="00AE7BC5"/>
    <w:rsid w:val="00AF1B13"/>
    <w:rsid w:val="00AF359B"/>
    <w:rsid w:val="00AF4F99"/>
    <w:rsid w:val="00AF64BE"/>
    <w:rsid w:val="00AF6FEE"/>
    <w:rsid w:val="00B07C7C"/>
    <w:rsid w:val="00B07E33"/>
    <w:rsid w:val="00B12C90"/>
    <w:rsid w:val="00B22434"/>
    <w:rsid w:val="00B25B40"/>
    <w:rsid w:val="00B264F2"/>
    <w:rsid w:val="00B332E0"/>
    <w:rsid w:val="00B42CB0"/>
    <w:rsid w:val="00B45CCA"/>
    <w:rsid w:val="00B467C8"/>
    <w:rsid w:val="00B50063"/>
    <w:rsid w:val="00B5038B"/>
    <w:rsid w:val="00B633B4"/>
    <w:rsid w:val="00B64819"/>
    <w:rsid w:val="00B75C3C"/>
    <w:rsid w:val="00B81E80"/>
    <w:rsid w:val="00B8353E"/>
    <w:rsid w:val="00B86834"/>
    <w:rsid w:val="00BA1DF7"/>
    <w:rsid w:val="00BA608B"/>
    <w:rsid w:val="00BA65A3"/>
    <w:rsid w:val="00BA7599"/>
    <w:rsid w:val="00BB00ED"/>
    <w:rsid w:val="00BB151C"/>
    <w:rsid w:val="00BB199E"/>
    <w:rsid w:val="00BC4491"/>
    <w:rsid w:val="00BC603B"/>
    <w:rsid w:val="00BC742B"/>
    <w:rsid w:val="00BD2083"/>
    <w:rsid w:val="00BE2204"/>
    <w:rsid w:val="00BE288C"/>
    <w:rsid w:val="00BE3799"/>
    <w:rsid w:val="00BE386D"/>
    <w:rsid w:val="00BE52A8"/>
    <w:rsid w:val="00BE66E3"/>
    <w:rsid w:val="00BF3CE8"/>
    <w:rsid w:val="00C02076"/>
    <w:rsid w:val="00C12A78"/>
    <w:rsid w:val="00C156CC"/>
    <w:rsid w:val="00C1761A"/>
    <w:rsid w:val="00C200EE"/>
    <w:rsid w:val="00C2195B"/>
    <w:rsid w:val="00C22C30"/>
    <w:rsid w:val="00C24FBB"/>
    <w:rsid w:val="00C3078F"/>
    <w:rsid w:val="00C3313F"/>
    <w:rsid w:val="00C40978"/>
    <w:rsid w:val="00C412CA"/>
    <w:rsid w:val="00C43897"/>
    <w:rsid w:val="00C466EC"/>
    <w:rsid w:val="00C522F4"/>
    <w:rsid w:val="00C54891"/>
    <w:rsid w:val="00C56867"/>
    <w:rsid w:val="00C57258"/>
    <w:rsid w:val="00C57911"/>
    <w:rsid w:val="00C60118"/>
    <w:rsid w:val="00C66D10"/>
    <w:rsid w:val="00C713F2"/>
    <w:rsid w:val="00C753A8"/>
    <w:rsid w:val="00C86994"/>
    <w:rsid w:val="00C90E77"/>
    <w:rsid w:val="00C91349"/>
    <w:rsid w:val="00C91454"/>
    <w:rsid w:val="00C91A06"/>
    <w:rsid w:val="00C95363"/>
    <w:rsid w:val="00CA0C17"/>
    <w:rsid w:val="00CA68BA"/>
    <w:rsid w:val="00CB01AF"/>
    <w:rsid w:val="00CB0D0F"/>
    <w:rsid w:val="00CB1931"/>
    <w:rsid w:val="00CC1CDF"/>
    <w:rsid w:val="00CD09AF"/>
    <w:rsid w:val="00CE1018"/>
    <w:rsid w:val="00CE6A1F"/>
    <w:rsid w:val="00CF4D66"/>
    <w:rsid w:val="00CF7943"/>
    <w:rsid w:val="00D04043"/>
    <w:rsid w:val="00D046E5"/>
    <w:rsid w:val="00D06A51"/>
    <w:rsid w:val="00D252E7"/>
    <w:rsid w:val="00D30F76"/>
    <w:rsid w:val="00D36F6C"/>
    <w:rsid w:val="00D37610"/>
    <w:rsid w:val="00D4030B"/>
    <w:rsid w:val="00D458D3"/>
    <w:rsid w:val="00D46EA3"/>
    <w:rsid w:val="00D50BED"/>
    <w:rsid w:val="00D51018"/>
    <w:rsid w:val="00D5245D"/>
    <w:rsid w:val="00D60B46"/>
    <w:rsid w:val="00D62906"/>
    <w:rsid w:val="00D638E5"/>
    <w:rsid w:val="00D660F2"/>
    <w:rsid w:val="00D81147"/>
    <w:rsid w:val="00D819B3"/>
    <w:rsid w:val="00D83E4D"/>
    <w:rsid w:val="00D83FA3"/>
    <w:rsid w:val="00D855FA"/>
    <w:rsid w:val="00D8703C"/>
    <w:rsid w:val="00D9050C"/>
    <w:rsid w:val="00D928B3"/>
    <w:rsid w:val="00D94349"/>
    <w:rsid w:val="00D94779"/>
    <w:rsid w:val="00D96878"/>
    <w:rsid w:val="00DA0800"/>
    <w:rsid w:val="00DA484D"/>
    <w:rsid w:val="00DA7698"/>
    <w:rsid w:val="00DA7FFA"/>
    <w:rsid w:val="00DB0736"/>
    <w:rsid w:val="00DB6075"/>
    <w:rsid w:val="00DB77F8"/>
    <w:rsid w:val="00DB7FF6"/>
    <w:rsid w:val="00DC5D6F"/>
    <w:rsid w:val="00DC640D"/>
    <w:rsid w:val="00DE008A"/>
    <w:rsid w:val="00DE48F2"/>
    <w:rsid w:val="00DE4F77"/>
    <w:rsid w:val="00DE6BEC"/>
    <w:rsid w:val="00DF364F"/>
    <w:rsid w:val="00DF5245"/>
    <w:rsid w:val="00DF5BDB"/>
    <w:rsid w:val="00E1000C"/>
    <w:rsid w:val="00E258D5"/>
    <w:rsid w:val="00E26A3F"/>
    <w:rsid w:val="00E323EB"/>
    <w:rsid w:val="00E33831"/>
    <w:rsid w:val="00E3759E"/>
    <w:rsid w:val="00E41053"/>
    <w:rsid w:val="00E543D4"/>
    <w:rsid w:val="00E55BCB"/>
    <w:rsid w:val="00E56304"/>
    <w:rsid w:val="00E71152"/>
    <w:rsid w:val="00E74663"/>
    <w:rsid w:val="00E807C4"/>
    <w:rsid w:val="00E80C25"/>
    <w:rsid w:val="00E848B0"/>
    <w:rsid w:val="00E85AB6"/>
    <w:rsid w:val="00E94A81"/>
    <w:rsid w:val="00E95082"/>
    <w:rsid w:val="00E96767"/>
    <w:rsid w:val="00EA0985"/>
    <w:rsid w:val="00EA5599"/>
    <w:rsid w:val="00EB1CD0"/>
    <w:rsid w:val="00EC4B2F"/>
    <w:rsid w:val="00EE1802"/>
    <w:rsid w:val="00F04AE3"/>
    <w:rsid w:val="00F1720A"/>
    <w:rsid w:val="00F2307A"/>
    <w:rsid w:val="00F3327B"/>
    <w:rsid w:val="00F42290"/>
    <w:rsid w:val="00F4558D"/>
    <w:rsid w:val="00F51F41"/>
    <w:rsid w:val="00F61349"/>
    <w:rsid w:val="00F6230C"/>
    <w:rsid w:val="00F62AA8"/>
    <w:rsid w:val="00F645E9"/>
    <w:rsid w:val="00F66223"/>
    <w:rsid w:val="00F711A8"/>
    <w:rsid w:val="00F7175E"/>
    <w:rsid w:val="00F73505"/>
    <w:rsid w:val="00F73E3E"/>
    <w:rsid w:val="00F83256"/>
    <w:rsid w:val="00F844C6"/>
    <w:rsid w:val="00F84923"/>
    <w:rsid w:val="00F86973"/>
    <w:rsid w:val="00F90161"/>
    <w:rsid w:val="00FA03F2"/>
    <w:rsid w:val="00FA0599"/>
    <w:rsid w:val="00FA309E"/>
    <w:rsid w:val="00FA43C0"/>
    <w:rsid w:val="00FC4E10"/>
    <w:rsid w:val="00FD0A99"/>
    <w:rsid w:val="00FD1EB7"/>
    <w:rsid w:val="00FD29C4"/>
    <w:rsid w:val="00FE08CD"/>
    <w:rsid w:val="00FE46A5"/>
    <w:rsid w:val="00FE7A6E"/>
    <w:rsid w:val="00FF1149"/>
    <w:rsid w:val="00FF20CF"/>
    <w:rsid w:val="00FF2714"/>
    <w:rsid w:val="00FF382B"/>
    <w:rsid w:val="00FF5B6B"/>
    <w:rsid w:val="00FF64DF"/>
    <w:rsid w:val="3E3A6E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53E5"/>
  <w15:chartTrackingRefBased/>
  <w15:docId w15:val="{EDB515C7-A2BB-4B98-952C-FE66B8B1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0978"/>
    <w:rPr>
      <w:rFonts w:eastAsiaTheme="minorHAnsi"/>
      <w:lang w:eastAsia="en-US"/>
    </w:rPr>
  </w:style>
  <w:style w:type="paragraph" w:styleId="Heading1">
    <w:name w:val="heading 1"/>
    <w:basedOn w:val="Normal"/>
    <w:next w:val="Normal"/>
    <w:link w:val="Heading1Char"/>
    <w:uiPriority w:val="9"/>
    <w:qFormat/>
    <w:rsid w:val="00C409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9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7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09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409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409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409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409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409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09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09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0978"/>
    <w:rPr>
      <w:rFonts w:eastAsiaTheme="majorEastAsia" w:cstheme="majorBidi"/>
      <w:color w:val="272727" w:themeColor="text1" w:themeTint="D8"/>
    </w:rPr>
  </w:style>
  <w:style w:type="paragraph" w:styleId="Title">
    <w:name w:val="Title"/>
    <w:basedOn w:val="Normal"/>
    <w:next w:val="Normal"/>
    <w:link w:val="TitleChar"/>
    <w:uiPriority w:val="10"/>
    <w:qFormat/>
    <w:rsid w:val="00C4097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409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097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0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978"/>
    <w:pPr>
      <w:spacing w:before="160"/>
      <w:jc w:val="center"/>
    </w:pPr>
    <w:rPr>
      <w:i/>
      <w:iCs/>
      <w:color w:val="404040" w:themeColor="text1" w:themeTint="BF"/>
    </w:rPr>
  </w:style>
  <w:style w:type="character" w:styleId="QuoteChar" w:customStyle="1">
    <w:name w:val="Quote Char"/>
    <w:basedOn w:val="DefaultParagraphFont"/>
    <w:link w:val="Quote"/>
    <w:uiPriority w:val="29"/>
    <w:rsid w:val="00C40978"/>
    <w:rPr>
      <w:i/>
      <w:iCs/>
      <w:color w:val="404040" w:themeColor="text1" w:themeTint="BF"/>
    </w:rPr>
  </w:style>
  <w:style w:type="paragraph" w:styleId="ListParagraph">
    <w:name w:val="List Paragraph"/>
    <w:basedOn w:val="Normal"/>
    <w:qFormat/>
    <w:rsid w:val="00C40978"/>
    <w:pPr>
      <w:ind w:left="720"/>
      <w:contextualSpacing/>
    </w:pPr>
  </w:style>
  <w:style w:type="character" w:styleId="IntenseEmphasis">
    <w:name w:val="Intense Emphasis"/>
    <w:basedOn w:val="DefaultParagraphFont"/>
    <w:uiPriority w:val="21"/>
    <w:qFormat/>
    <w:rsid w:val="00C40978"/>
    <w:rPr>
      <w:i/>
      <w:iCs/>
      <w:color w:val="0F4761" w:themeColor="accent1" w:themeShade="BF"/>
    </w:rPr>
  </w:style>
  <w:style w:type="paragraph" w:styleId="IntenseQuote">
    <w:name w:val="Intense Quote"/>
    <w:basedOn w:val="Normal"/>
    <w:next w:val="Normal"/>
    <w:link w:val="IntenseQuoteChar"/>
    <w:uiPriority w:val="30"/>
    <w:qFormat/>
    <w:rsid w:val="00C409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40978"/>
    <w:rPr>
      <w:i/>
      <w:iCs/>
      <w:color w:val="0F4761" w:themeColor="accent1" w:themeShade="BF"/>
    </w:rPr>
  </w:style>
  <w:style w:type="character" w:styleId="IntenseReference">
    <w:name w:val="Intense Reference"/>
    <w:basedOn w:val="DefaultParagraphFont"/>
    <w:uiPriority w:val="32"/>
    <w:qFormat/>
    <w:rsid w:val="00C40978"/>
    <w:rPr>
      <w:b/>
      <w:bCs/>
      <w:smallCaps/>
      <w:color w:val="0F4761" w:themeColor="accent1" w:themeShade="BF"/>
      <w:spacing w:val="5"/>
    </w:rPr>
  </w:style>
  <w:style w:type="table" w:styleId="TableGrid">
    <w:name w:val="Table Grid"/>
    <w:basedOn w:val="TableNormal"/>
    <w:uiPriority w:val="39"/>
    <w:rsid w:val="00C40978"/>
    <w:pPr>
      <w:spacing w:after="0" w:line="240" w:lineRule="auto"/>
    </w:pPr>
    <w:rPr>
      <w:rFonts w:eastAsiaTheme="minorHAnsi"/>
      <w:lang w:val="en-IN"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C40978"/>
    <w:rPr>
      <w:sz w:val="16"/>
      <w:szCs w:val="16"/>
    </w:rPr>
  </w:style>
  <w:style w:type="paragraph" w:styleId="CommentText">
    <w:name w:val="annotation text"/>
    <w:basedOn w:val="Normal"/>
    <w:link w:val="CommentTextChar"/>
    <w:uiPriority w:val="99"/>
    <w:unhideWhenUsed/>
    <w:rsid w:val="00C40978"/>
    <w:pPr>
      <w:spacing w:line="240" w:lineRule="auto"/>
    </w:pPr>
    <w:rPr>
      <w:sz w:val="20"/>
      <w:szCs w:val="20"/>
    </w:rPr>
  </w:style>
  <w:style w:type="character" w:styleId="CommentTextChar" w:customStyle="1">
    <w:name w:val="Comment Text Char"/>
    <w:basedOn w:val="DefaultParagraphFont"/>
    <w:link w:val="CommentText"/>
    <w:uiPriority w:val="99"/>
    <w:rsid w:val="00C40978"/>
    <w:rPr>
      <w:rFonts w:eastAsiaTheme="minorHAnsi"/>
      <w:sz w:val="20"/>
      <w:szCs w:val="20"/>
      <w:lang w:eastAsia="en-US"/>
    </w:rPr>
  </w:style>
  <w:style w:type="paragraph" w:styleId="Revision">
    <w:name w:val="Revision"/>
    <w:hidden/>
    <w:uiPriority w:val="99"/>
    <w:semiHidden/>
    <w:rsid w:val="00C40978"/>
    <w:pPr>
      <w:spacing w:after="0" w:line="240" w:lineRule="auto"/>
    </w:pPr>
    <w:rPr>
      <w:rFonts w:eastAsiaTheme="minorHAnsi"/>
      <w:lang w:eastAsia="en-US"/>
    </w:rPr>
  </w:style>
  <w:style w:type="paragraph" w:styleId="FootnoteText">
    <w:name w:val="footnote text"/>
    <w:basedOn w:val="Normal"/>
    <w:link w:val="FootnoteTextChar"/>
    <w:uiPriority w:val="99"/>
    <w:semiHidden/>
    <w:unhideWhenUsed/>
    <w:rsid w:val="00C40978"/>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40978"/>
    <w:rPr>
      <w:rFonts w:eastAsiaTheme="minorHAnsi"/>
      <w:sz w:val="20"/>
      <w:szCs w:val="20"/>
      <w:lang w:eastAsia="en-US"/>
    </w:rPr>
  </w:style>
  <w:style w:type="character" w:styleId="FootnoteReference">
    <w:name w:val="footnote reference"/>
    <w:basedOn w:val="DefaultParagraphFont"/>
    <w:uiPriority w:val="99"/>
    <w:semiHidden/>
    <w:unhideWhenUsed/>
    <w:rsid w:val="00C40978"/>
    <w:rPr>
      <w:vertAlign w:val="superscript"/>
    </w:rPr>
  </w:style>
  <w:style w:type="paragraph" w:styleId="CommentSubject">
    <w:name w:val="annotation subject"/>
    <w:basedOn w:val="CommentText"/>
    <w:next w:val="CommentText"/>
    <w:link w:val="CommentSubjectChar"/>
    <w:uiPriority w:val="99"/>
    <w:semiHidden/>
    <w:unhideWhenUsed/>
    <w:rsid w:val="002A4E63"/>
    <w:rPr>
      <w:b/>
      <w:bCs/>
    </w:rPr>
  </w:style>
  <w:style w:type="character" w:styleId="CommentSubjectChar" w:customStyle="1">
    <w:name w:val="Comment Subject Char"/>
    <w:basedOn w:val="CommentTextChar"/>
    <w:link w:val="CommentSubject"/>
    <w:uiPriority w:val="99"/>
    <w:semiHidden/>
    <w:rsid w:val="002A4E63"/>
    <w:rPr>
      <w:rFonts w:eastAsiaTheme="minorHAnsi"/>
      <w:b/>
      <w:bCs/>
      <w:sz w:val="20"/>
      <w:szCs w:val="20"/>
      <w:lang w:eastAsia="en-US"/>
    </w:rPr>
  </w:style>
  <w:style w:type="paragraph" w:styleId="Header">
    <w:name w:val="header"/>
    <w:basedOn w:val="Normal"/>
    <w:link w:val="HeaderChar"/>
    <w:uiPriority w:val="99"/>
    <w:semiHidden/>
    <w:unhideWhenUsed/>
    <w:rsid w:val="00753C84"/>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753C84"/>
    <w:rPr>
      <w:rFonts w:eastAsiaTheme="minorHAnsi"/>
      <w:lang w:eastAsia="en-US"/>
    </w:rPr>
  </w:style>
  <w:style w:type="paragraph" w:styleId="Footer">
    <w:name w:val="footer"/>
    <w:basedOn w:val="Normal"/>
    <w:link w:val="FooterChar"/>
    <w:uiPriority w:val="99"/>
    <w:unhideWhenUsed/>
    <w:rsid w:val="00753C84"/>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3C84"/>
    <w:rPr>
      <w:rFonts w:eastAsiaTheme="minorHAnsi"/>
      <w:lang w:eastAsia="en-US"/>
    </w:rPr>
  </w:style>
  <w:style w:type="character" w:styleId="Hyperlink">
    <w:name w:val="Hyperlink"/>
    <w:basedOn w:val="DefaultParagraphFont"/>
    <w:uiPriority w:val="99"/>
    <w:unhideWhenUsed/>
    <w:rsid w:val="00EB1CD0"/>
    <w:rPr>
      <w:color w:val="467886" w:themeColor="hyperlink"/>
      <w:u w:val="single"/>
    </w:rPr>
  </w:style>
  <w:style w:type="character" w:styleId="UnresolvedMention">
    <w:name w:val="Unresolved Mention"/>
    <w:basedOn w:val="DefaultParagraphFont"/>
    <w:uiPriority w:val="99"/>
    <w:semiHidden/>
    <w:unhideWhenUsed/>
    <w:rsid w:val="00EB1CD0"/>
    <w:rPr>
      <w:color w:val="605E5C"/>
      <w:shd w:val="clear" w:color="auto" w:fill="E1DFDD"/>
    </w:rPr>
  </w:style>
  <w:style w:type="paragraph" w:styleId="ListBullet">
    <w:name w:val="List Bullet"/>
    <w:basedOn w:val="Normal"/>
    <w:uiPriority w:val="99"/>
    <w:semiHidden/>
    <w:unhideWhenUsed/>
    <w:rsid w:val="00F04AE3"/>
    <w:pPr>
      <w:numPr>
        <w:numId w:val="3"/>
      </w:numPr>
      <w:contextualSpacing/>
    </w:pPr>
  </w:style>
  <w:style w:type="character" w:styleId="FollowedHyperlink">
    <w:name w:val="FollowedHyperlink"/>
    <w:basedOn w:val="DefaultParagraphFont"/>
    <w:uiPriority w:val="99"/>
    <w:semiHidden/>
    <w:unhideWhenUsed/>
    <w:rsid w:val="00411F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weforum.org/docs/WEF_Urban_Transformation_Case_Study_Belgrade_2024.pdf" TargetMode="External"/><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hyperlink" Target="https://www.bcenergy.rs/belgrade-waste-management-ppp-project-becomes-the-first-serbian-project-certified-by-the-gold-standard-organization/" TargetMode="External"/><Relationship Id="rId3" Type="http://schemas.openxmlformats.org/officeDocument/2006/relationships/styles" Target="styles.xml"/><Relationship Id="rId21" Type="http://schemas.openxmlformats.org/officeDocument/2006/relationships/hyperlink" Target="https://www.bcenergy.rs/belgrade-waste-management-ppp-project-becomes-the-first-serbian-project-certified-by-the-gold-standard-organiz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yperlink" Target="https://www.gihub.org/innovative-funding-and-financing/case-studies/belgrade-waste-to-energy-ppp"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fc.org/en/stories/2023/belgrade-waste-to-energy-sparks-environmental-renaissanc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ifc.org/en/stories/2023/belgrade-waste-to-energy-sparks-environmental-renaissance"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F0D99-DEB7-4BCD-9028-6EC78276C3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WBG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Helen Deborah Gall</dc:creator>
  <keywords/>
  <dc:description/>
  <lastModifiedBy>Guest User</lastModifiedBy>
  <revision>6</revision>
  <dcterms:created xsi:type="dcterms:W3CDTF">2026-01-20T19:46:00.0000000Z</dcterms:created>
  <dcterms:modified xsi:type="dcterms:W3CDTF">2026-02-26T08:24:50.6963806Z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16d4b083,4593e2dc,5563f8a0</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2025-10-22T16:10:16Z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eb1a885a-0e82-4eab-8991-0156bda9db9d</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y fmtid="{D5CDD505-2E9C-101B-9397-08002B2CF9AE}" pid="13" name="GrammarlyDocumentId">
    <vt:lpwstr>f8deabe2-1ba1-4a54-b047-82ad498280cb</vt:lpwstr>
  </property>
</Properties>
</file>